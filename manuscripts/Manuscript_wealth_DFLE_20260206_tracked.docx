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DC42" w14:textId="77777777" w:rsidR="00FD1612" w:rsidRDefault="002D51C3">
      <w:pPr>
        <w:spacing w:line="360" w:lineRule="auto"/>
        <w:jc w:val="center"/>
        <w:rPr>
          <w:rFonts w:ascii="Times New Roman Bold" w:hAnsi="Times New Roman Bold" w:cs="Times New Roman Bold"/>
          <w:b/>
          <w:bCs/>
          <w:sz w:val="24"/>
        </w:rPr>
      </w:pPr>
      <w:bookmarkStart w:id="0" w:name="OLE_LINK27"/>
      <w:bookmarkEnd w:id="0"/>
      <w:del w:id="1" w:author="Claude Sonnet 4.6" w:date="2026-03-07T00:00:00Z">
        <w:r>
          <w:rPr>
            <w:rFonts w:ascii="Times New Roman Bold" w:hAnsi="Times New Roman Bold" w:cs="Times New Roman Bold"/>
            <w:b/>
            <w:bCs/>
            <w:sz w:val="24"/>
          </w:rPr>
          <w:delText xml:space="preserve">Wealth redistribution to extend disability-free life expectancy in China</w:delText>
        </w:r>
      </w:del>
      <w:ins w:id="2" w:author="Claude Sonnet 4.6" w:date="2026-03-07T00:00:00Z">
        <w:r>
          <w:rPr>
            <w:rFonts w:ascii="Times New Roman Bold" w:hAnsi="Times New Roman Bold" w:cs="Times New Roman Bold"/>
            <w:b/>
            <w:bCs/>
            <w:sz w:val="24"/>
          </w:rPr>
          <w:t xml:space="preserve">Simulated wealth redistribution and disability-free life expectancy in China: a multistate modelling study</w:t>
        </w:r>
      </w:ins>
    </w:p>
    <w:p w14:paraId="3A041777" w14:textId="77777777" w:rsidR="00FD1612" w:rsidRDefault="00FD1612">
      <w:pPr>
        <w:spacing w:line="360" w:lineRule="auto"/>
        <w:jc w:val="center"/>
        <w:rPr>
          <w:rFonts w:ascii="Times New Roman Bold" w:hAnsi="Times New Roman Bold" w:cs="Times New Roman Bold"/>
          <w:b/>
          <w:bCs/>
          <w:sz w:val="24"/>
        </w:rPr>
      </w:pPr>
    </w:p>
    <w:p w14:paraId="6FF415CE" w14:textId="77777777" w:rsidR="00FD1612" w:rsidRDefault="002D51C3">
      <w:pPr>
        <w:widowControl/>
        <w:adjustRightInd w:val="0"/>
        <w:snapToGrid w:val="0"/>
        <w:spacing w:line="360" w:lineRule="auto"/>
        <w:rPr>
          <w:rFonts w:ascii="Times New Roman" w:eastAsia="SimSun" w:hAnsi="Times New Roman" w:cs="Times New Roman"/>
          <w:b/>
          <w:bCs/>
          <w:kern w:val="0"/>
          <w:sz w:val="24"/>
        </w:rPr>
      </w:pPr>
      <w:r>
        <w:rPr>
          <w:rFonts w:ascii="Times New Roman" w:eastAsia="SimSun" w:hAnsi="Times New Roman" w:cs="Times New Roman"/>
          <w:b/>
          <w:bCs/>
          <w:kern w:val="0"/>
          <w:sz w:val="24"/>
        </w:rPr>
        <w:t>Abstract</w:t>
      </w:r>
    </w:p>
    <w:p w14:paraId="3FB9EE59" w14:textId="0E2DAACA" w:rsidR="00FD1612" w:rsidRDefault="002D51C3">
      <w:pPr>
        <w:widowControl/>
        <w:adjustRightInd w:val="0"/>
        <w:snapToGrid w:val="0"/>
        <w:spacing w:line="360" w:lineRule="auto"/>
        <w:rPr>
          <w:rFonts w:ascii="Times New Roman" w:eastAsia="SimSun" w:hAnsi="Times New Roman" w:cs="Times New Roman"/>
          <w:kern w:val="0"/>
          <w:sz w:val="24"/>
        </w:rPr>
      </w:pPr>
      <w:r>
        <w:rPr>
          <w:rFonts w:ascii="Times New Roman" w:eastAsia="SimSun" w:hAnsi="Times New Roman" w:cs="Times New Roman"/>
          <w:b/>
          <w:bCs/>
          <w:kern w:val="0"/>
          <w:sz w:val="24"/>
        </w:rPr>
        <w:t>Background:</w:t>
      </w:r>
      <w:r>
        <w:rPr>
          <w:rFonts w:ascii="Times New Roman" w:eastAsia="SimSun" w:hAnsi="Times New Roman" w:cs="Times New Roman" w:hint="eastAsia"/>
          <w:b/>
          <w:bCs/>
          <w:kern w:val="0"/>
          <w:sz w:val="24"/>
        </w:rPr>
        <w:t xml:space="preserve"> </w:t>
      </w:r>
      <w:r>
        <w:rPr>
          <w:rFonts w:ascii="Times New Roman" w:eastAsia="SimSun" w:hAnsi="Times New Roman" w:cs="Times New Roman"/>
          <w:kern w:val="0"/>
          <w:sz w:val="24"/>
        </w:rPr>
        <w:t xml:space="preserve">Wealth inequality in China has widened considerably during its economic transition, but little is known about </w:t>
      </w:r>
      <w:r>
        <w:rPr>
          <w:rFonts w:ascii="Times New Roman" w:eastAsia="SimSun" w:hAnsi="Times New Roman" w:cs="Times New Roman" w:hint="eastAsia"/>
          <w:kern w:val="0"/>
          <w:sz w:val="24"/>
        </w:rPr>
        <w:t>its impact</w:t>
      </w:r>
      <w:r>
        <w:rPr>
          <w:rFonts w:ascii="Times New Roman" w:eastAsia="SimSun" w:hAnsi="Times New Roman" w:cs="Times New Roman"/>
          <w:kern w:val="0"/>
          <w:sz w:val="24"/>
        </w:rPr>
        <w:t xml:space="preserve"> on </w:t>
      </w:r>
      <w:r>
        <w:rPr>
          <w:rFonts w:ascii="Times New Roman" w:eastAsia="SimSun" w:hAnsi="Times New Roman" w:cs="Times New Roman" w:hint="eastAsia"/>
          <w:kern w:val="0"/>
          <w:sz w:val="24"/>
        </w:rPr>
        <w:t>disability burden</w:t>
      </w:r>
      <w:r>
        <w:rPr>
          <w:rFonts w:ascii="Times New Roman" w:eastAsia="SimSun" w:hAnsi="Times New Roman" w:cs="Times New Roman"/>
          <w:kern w:val="0"/>
          <w:sz w:val="24"/>
        </w:rPr>
        <w:t>.</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t>This study aim</w:t>
      </w:r>
      <w:r>
        <w:rPr>
          <w:rFonts w:ascii="Times New Roman" w:eastAsia="SimSun" w:hAnsi="Times New Roman" w:cs="Times New Roman" w:hint="eastAsia"/>
          <w:kern w:val="0"/>
          <w:sz w:val="24"/>
        </w:rPr>
        <w:t>ed</w:t>
      </w:r>
      <w:r>
        <w:rPr>
          <w:rFonts w:ascii="Times New Roman" w:eastAsia="SimSun" w:hAnsi="Times New Roman" w:cs="Times New Roman"/>
          <w:kern w:val="0"/>
          <w:sz w:val="24"/>
        </w:rPr>
        <w:t xml:space="preserve"> to</w:t>
      </w:r>
      <w:r>
        <w:t xml:space="preserve"> </w:t>
      </w:r>
      <w:bookmarkStart w:id="1" w:name="OLE_LINK42"/>
      <w:bookmarkStart w:id="2" w:name="OLE_LINK43"/>
      <w:r>
        <w:rPr>
          <w:rFonts w:ascii="Times New Roman" w:eastAsia="SimSun" w:hAnsi="Times New Roman" w:cs="Times New Roman"/>
          <w:kern w:val="0"/>
          <w:sz w:val="24"/>
        </w:rPr>
        <w:t>examine</w:t>
      </w:r>
      <w:bookmarkEnd w:id="1"/>
      <w:r>
        <w:rPr>
          <w:rFonts w:ascii="Times New Roman" w:eastAsia="SimSun" w:hAnsi="Times New Roman" w:cs="Times New Roman"/>
          <w:kern w:val="0"/>
          <w:sz w:val="24"/>
        </w:rPr>
        <w:t xml:space="preserve"> the association between wealth and incidence, progression, and prognosis</w:t>
      </w:r>
      <w:r>
        <w:rPr>
          <w:rFonts w:ascii="Times New Roman" w:eastAsia="SimSun" w:hAnsi="Times New Roman" w:cs="Times New Roman" w:hint="eastAsia"/>
          <w:kern w:val="0"/>
          <w:sz w:val="24"/>
        </w:rPr>
        <w:t xml:space="preserve"> of disability,</w:t>
      </w:r>
      <w:r>
        <w:rPr>
          <w:rFonts w:ascii="Times New Roman" w:eastAsia="SimSun" w:hAnsi="Times New Roman" w:cs="Times New Roman"/>
          <w:kern w:val="0"/>
          <w:sz w:val="24"/>
        </w:rPr>
        <w:t xml:space="preserve"> and estimate differences in </w:t>
      </w:r>
      <w:r>
        <w:rPr>
          <w:rFonts w:ascii="Times New Roman" w:eastAsia="SimSun" w:hAnsi="Times New Roman" w:cs="Times New Roman" w:hint="eastAsia"/>
          <w:kern w:val="0"/>
          <w:sz w:val="24"/>
        </w:rPr>
        <w:t>disability-free life expectancy (</w:t>
      </w:r>
      <w:r>
        <w:rPr>
          <w:rFonts w:ascii="Times New Roman" w:eastAsia="SimSun" w:hAnsi="Times New Roman" w:cs="Times New Roman"/>
          <w:kern w:val="0"/>
          <w:sz w:val="24"/>
        </w:rPr>
        <w:t>DFLE</w:t>
      </w:r>
      <w:r>
        <w:rPr>
          <w:rFonts w:ascii="Times New Roman" w:eastAsia="SimSun" w:hAnsi="Times New Roman" w:cs="Times New Roman" w:hint="eastAsia"/>
          <w:kern w:val="0"/>
          <w:sz w:val="24"/>
        </w:rPr>
        <w:t>)</w:t>
      </w:r>
      <w:r>
        <w:rPr>
          <w:rFonts w:ascii="Times New Roman" w:eastAsia="SimSun" w:hAnsi="Times New Roman" w:cs="Times New Roman"/>
          <w:kern w:val="0"/>
          <w:sz w:val="24"/>
        </w:rPr>
        <w:t xml:space="preserve"> that could occur with simulated wealth redistributions.</w:t>
      </w:r>
      <w:bookmarkEnd w:id="2"/>
    </w:p>
    <w:p w14:paraId="37BEDF45" w14:textId="2BA3AAC6" w:rsidR="00FD1612" w:rsidRDefault="002D51C3">
      <w:pPr>
        <w:widowControl/>
        <w:adjustRightInd w:val="0"/>
        <w:snapToGrid w:val="0"/>
        <w:spacing w:line="360" w:lineRule="auto"/>
        <w:rPr>
          <w:rFonts w:ascii="Times New Roman" w:eastAsia="SimSun" w:hAnsi="Times New Roman" w:cs="Times New Roman"/>
          <w:kern w:val="0"/>
          <w:sz w:val="24"/>
        </w:rPr>
      </w:pPr>
      <w:r>
        <w:rPr>
          <w:rFonts w:ascii="Times New Roman" w:eastAsia="SimSun" w:hAnsi="Times New Roman" w:cs="Times New Roman"/>
          <w:b/>
          <w:bCs/>
          <w:kern w:val="0"/>
          <w:sz w:val="24"/>
        </w:rPr>
        <w:t xml:space="preserve">Methods: Longitudinal data were sourced from the China Health and Retirement Longitudinal Study (CHARLS, 2011-2020). The Activities of Daily Living (ADL) scale was used to measure disability. Wealth was defined as couple-level net worth, derived from the sum of all assets minus the value of debts. A multistate Markov model estimated transitions between disability-free, disability, and death states. Microsimulation method was used to measure DFLE and simulate three redistribution strategies. DFLE differences at age 60 </w:t>
      </w:r>
      <w:del w:id="3" w:author="Claude Sonnet 4.6" w:date="2026-03-07T00:00:00Z">
        <w:r>
          <w:rPr>
            <w:rFonts w:ascii="Times New Roman" w:eastAsia="SimSun" w:hAnsi="Times New Roman" w:cs="Times New Roman"/>
            <w:b/>
            <w:bCs/>
            <w:kern w:val="0"/>
            <w:sz w:val="24"/>
          </w:rPr>
          <w:delText xml:space="preserve">was projected</w:delText>
        </w:r>
      </w:del>
      <w:ins w:id="4" w:author="Claude Sonnet 4.6" w:date="2026-03-07T00:00:00Z">
        <w:r>
          <w:rPr>
            <w:rFonts w:ascii="Times New Roman" w:eastAsia="SimSun" w:hAnsi="Times New Roman" w:cs="Times New Roman"/>
            <w:b/>
            <w:bCs/>
            <w:kern w:val="0"/>
            <w:sz w:val="24"/>
          </w:rPr>
          <w:t xml:space="preserve">were projected</w:t>
        </w:r>
      </w:ins>
      <w:r>
        <w:rPr>
          <w:rFonts w:ascii="Times New Roman" w:eastAsia="SimSun" w:hAnsi="Times New Roman" w:cs="Times New Roman"/>
          <w:b/>
          <w:bCs/>
          <w:kern w:val="0"/>
          <w:sz w:val="24"/>
        </w:rPr>
        <w:t xml:space="preserve"> under alternative wealth redistribution vs the current wealth distribution.</w:t>
      </w:r>
    </w:p>
    <w:p w14:paraId="25C97370" w14:textId="3C0C3673" w:rsidR="00FD1612" w:rsidRDefault="002D51C3">
      <w:pPr>
        <w:widowControl/>
        <w:adjustRightInd w:val="0"/>
        <w:snapToGrid w:val="0"/>
        <w:spacing w:line="360" w:lineRule="auto"/>
        <w:rPr>
          <w:rFonts w:ascii="Times New Roman" w:eastAsia="SimSun" w:hAnsi="Times New Roman" w:cs="Times New Roman"/>
          <w:kern w:val="0"/>
          <w:sz w:val="24"/>
        </w:rPr>
      </w:pPr>
      <w:r>
        <w:rPr>
          <w:rFonts w:ascii="Times New Roman" w:eastAsia="SimSun" w:hAnsi="Times New Roman" w:cs="Times New Roman"/>
          <w:b/>
          <w:bCs/>
          <w:kern w:val="0"/>
          <w:sz w:val="24"/>
        </w:rPr>
        <w:t xml:space="preserve">Results: </w:t>
      </w:r>
      <w:r>
        <w:rPr>
          <w:rFonts w:ascii="Times New Roman" w:eastAsia="SimSun" w:hAnsi="Times New Roman" w:cs="Times New Roman"/>
          <w:kern w:val="0"/>
          <w:sz w:val="24"/>
        </w:rPr>
        <w:t>The sample included 11,579 participants (</w:t>
      </w:r>
      <w:bookmarkStart w:id="3" w:name="OLE_LINK38"/>
      <w:r>
        <w:rPr>
          <w:rFonts w:ascii="Times New Roman" w:eastAsia="SimSun" w:hAnsi="Times New Roman" w:cs="Times New Roman"/>
          <w:kern w:val="0"/>
          <w:sz w:val="24"/>
        </w:rPr>
        <w:t>median</w:t>
      </w:r>
      <w:bookmarkEnd w:id="3"/>
      <w:r>
        <w:rPr>
          <w:rFonts w:ascii="Times New Roman" w:eastAsia="SimSun" w:hAnsi="Times New Roman" w:cs="Times New Roman"/>
          <w:kern w:val="0"/>
          <w:sz w:val="24"/>
        </w:rPr>
        <w:t xml:space="preserve"> [interquartile range] age at study entry, 57 [50-63] years; 49.9% female). The </w:t>
      </w:r>
      <w:bookmarkStart w:id="4" w:name="OLE_LINK35"/>
      <w:r>
        <w:rPr>
          <w:rFonts w:ascii="Times New Roman" w:eastAsia="SimSun" w:hAnsi="Times New Roman" w:cs="Times New Roman"/>
          <w:kern w:val="0"/>
          <w:sz w:val="24"/>
        </w:rPr>
        <w:t>hazard</w:t>
      </w:r>
      <w:bookmarkEnd w:id="4"/>
      <w:r>
        <w:rPr>
          <w:rFonts w:ascii="Times New Roman" w:eastAsia="SimSun" w:hAnsi="Times New Roman" w:cs="Times New Roman"/>
          <w:kern w:val="0"/>
          <w:sz w:val="24"/>
        </w:rPr>
        <w:t xml:space="preserve"> of </w:t>
      </w:r>
      <w:r>
        <w:rPr>
          <w:rFonts w:ascii="Times New Roman" w:eastAsia="SimSun" w:hAnsi="Times New Roman" w:cs="Times New Roman" w:hint="eastAsia"/>
          <w:kern w:val="0"/>
          <w:sz w:val="24"/>
        </w:rPr>
        <w:t>incident disability</w:t>
      </w:r>
      <w:r>
        <w:rPr>
          <w:rFonts w:ascii="Times New Roman" w:eastAsia="SimSun" w:hAnsi="Times New Roman" w:cs="Times New Roman"/>
          <w:kern w:val="0"/>
          <w:sz w:val="24"/>
        </w:rPr>
        <w:t xml:space="preserve"> generally decreased with increasing wealth, with hazard ratio of 0.89 (95% CI 0.8</w:t>
      </w:r>
      <w:r>
        <w:rPr>
          <w:rFonts w:ascii="Times New Roman" w:eastAsia="SimSun" w:hAnsi="Times New Roman" w:cs="Times New Roman" w:hint="eastAsia"/>
          <w:kern w:val="0"/>
          <w:sz w:val="24"/>
        </w:rPr>
        <w:t>7</w:t>
      </w:r>
      <w:r>
        <w:rPr>
          <w:rFonts w:ascii="Times New Roman" w:eastAsia="SimSun" w:hAnsi="Times New Roman" w:cs="Times New Roman"/>
          <w:kern w:val="0"/>
          <w:sz w:val="24"/>
        </w:rPr>
        <w:t xml:space="preserve">-0.91). A simulated </w:t>
      </w:r>
      <w:r>
        <w:rPr>
          <w:rFonts w:ascii="Times New Roman" w:eastAsia="SimSun" w:hAnsi="Times New Roman" w:cs="Times New Roman" w:hint="eastAsia"/>
          <w:kern w:val="0"/>
          <w:sz w:val="24"/>
        </w:rPr>
        <w:t>equal</w:t>
      </w:r>
      <w:r>
        <w:rPr>
          <w:rFonts w:ascii="Times New Roman" w:eastAsia="SimSun" w:hAnsi="Times New Roman" w:cs="Times New Roman"/>
          <w:kern w:val="0"/>
          <w:sz w:val="24"/>
        </w:rPr>
        <w:t xml:space="preserve"> distribution would increase </w:t>
      </w:r>
      <w:r>
        <w:rPr>
          <w:rFonts w:ascii="Times New Roman" w:eastAsia="SimSun" w:hAnsi="Times New Roman" w:cs="Times New Roman" w:hint="eastAsia"/>
          <w:kern w:val="0"/>
          <w:sz w:val="24"/>
        </w:rPr>
        <w:t>DFLE</w:t>
      </w:r>
      <w:r>
        <w:rPr>
          <w:rFonts w:ascii="Times New Roman" w:eastAsia="SimSun" w:hAnsi="Times New Roman" w:cs="Times New Roman"/>
          <w:kern w:val="0"/>
          <w:sz w:val="24"/>
        </w:rPr>
        <w:t xml:space="preserve"> by 1.42 (95% CI, 1.36-1.49) years</w:t>
      </w:r>
      <w:r>
        <w:rPr>
          <w:rFonts w:ascii="Times New Roman" w:eastAsia="SimSun" w:hAnsi="Times New Roman" w:cs="Times New Roman" w:hint="eastAsia"/>
          <w:kern w:val="0"/>
          <w:sz w:val="24"/>
        </w:rPr>
        <w:t>,</w:t>
      </w:r>
      <w:r>
        <w:rPr>
          <w:rFonts w:ascii="Times New Roman" w:eastAsia="SimSun" w:hAnsi="Times New Roman" w:cs="Times New Roman"/>
          <w:kern w:val="0"/>
          <w:sz w:val="24"/>
        </w:rPr>
        <w:t xml:space="preserve"> a </w:t>
      </w:r>
      <w:bookmarkStart w:id="5" w:name="OLE_LINK40"/>
      <w:r>
        <w:rPr>
          <w:rFonts w:ascii="Times New Roman" w:eastAsia="SimSun" w:hAnsi="Times New Roman" w:cs="Times New Roman"/>
          <w:kern w:val="0"/>
          <w:sz w:val="24"/>
        </w:rPr>
        <w:t>simulated minimum inheritance</w:t>
      </w:r>
      <w:bookmarkEnd w:id="5"/>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t xml:space="preserve">proposal would increase </w:t>
      </w:r>
      <w:r>
        <w:rPr>
          <w:rFonts w:ascii="Times New Roman" w:eastAsia="SimSun" w:hAnsi="Times New Roman" w:cs="Times New Roman" w:hint="eastAsia"/>
          <w:kern w:val="0"/>
          <w:sz w:val="24"/>
        </w:rPr>
        <w:t>DFLE</w:t>
      </w:r>
      <w:r>
        <w:rPr>
          <w:rFonts w:ascii="Times New Roman" w:eastAsia="SimSun" w:hAnsi="Times New Roman" w:cs="Times New Roman"/>
          <w:kern w:val="0"/>
          <w:sz w:val="24"/>
        </w:rPr>
        <w:t xml:space="preserve"> by 1.21 (95%</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t>CI, 1.14-1.27) years, and a simulated balanced-minimum inheritance strategy would increase DFLE by 1.03 (95% CI, 0.97-1.10) years.</w:t>
      </w:r>
      <w:r>
        <w:rPr>
          <w:rStyle w:val="CommentReference"/>
          <w:rFonts w:ascii="Times New Roman" w:eastAsia="SimSun" w:hAnsi="Times New Roman" w:cs="Times New Roman"/>
          <w:kern w:val="0"/>
          <w:sz w:val="24"/>
          <w:szCs w:val="24"/>
        </w:rPr>
        <w:t xml:space="preserve"> Across all redistribution strategies, DFLE gains were consistently larger for rural participants than for their urban counterparts.</w:t>
      </w:r>
    </w:p>
    <w:p w14:paraId="24D67BF7" w14:textId="16DE3718" w:rsidR="00FD1612" w:rsidRDefault="002D51C3">
      <w:pPr>
        <w:widowControl/>
        <w:adjustRightInd w:val="0"/>
        <w:snapToGrid w:val="0"/>
        <w:spacing w:line="360" w:lineRule="auto"/>
        <w:rPr>
          <w:rFonts w:ascii="Times New Roman" w:eastAsia="SimSun" w:hAnsi="Times New Roman" w:cs="Times New Roman"/>
          <w:kern w:val="0"/>
          <w:sz w:val="24"/>
        </w:rPr>
      </w:pPr>
      <w:r>
        <w:rPr>
          <w:rFonts w:ascii="Times New Roman" w:eastAsia="SimSun" w:hAnsi="Times New Roman" w:cs="Times New Roman"/>
          <w:b/>
          <w:bCs/>
          <w:kern w:val="0"/>
          <w:sz w:val="24"/>
        </w:rPr>
        <w:t xml:space="preserve">Conclusions: </w:t>
      </w:r>
      <w:del w:id="5" w:author="Claude Sonnet 4.6" w:date="2026-03-07T00:00:00Z">
        <w:r>
          <w:rPr>
            <w:rFonts w:ascii="Times New Roman" w:eastAsia="SimSun" w:hAnsi="Times New Roman" w:cs="Times New Roman"/>
            <w:b/>
            <w:bCs/>
            <w:kern w:val="0"/>
            <w:sz w:val="24"/>
          </w:rPr>
          <w:delText xml:space="preserve">These findings suggest that wealth inequality is associated with reduced DFLE. Wealth redistribution policies help to reduce those inequities and increase DFLE.</w:delText>
        </w:r>
      </w:del>
      <w:ins w:id="6" w:author="Claude Sonnet 4.6" w:date="2026-03-07T00:00:00Z">
        <w:r>
          <w:rPr>
            <w:rFonts w:ascii="Times New Roman" w:eastAsia="SimSun" w:hAnsi="Times New Roman" w:cs="Times New Roman"/>
            <w:b/>
            <w:bCs/>
            <w:kern w:val="0"/>
            <w:sz w:val="24"/>
          </w:rPr>
          <w:t xml:space="preserve">These findings suggest that wealth inequality is associated with reduced DFLE. Simulated wealth redistribution is associated with DFLE gains, which are consistently larger for rural than for urban populations.</w:t>
        </w:r>
      </w:ins>
    </w:p>
    <w:p w14:paraId="0999C0C1" w14:textId="65F440C0" w:rsidR="00FD1612" w:rsidRDefault="002D51C3">
      <w:pPr>
        <w:widowControl/>
        <w:adjustRightInd w:val="0"/>
        <w:snapToGrid w:val="0"/>
        <w:spacing w:line="360" w:lineRule="auto"/>
        <w:rPr>
          <w:rFonts w:ascii="Times New Roman" w:eastAsia="SimSun" w:hAnsi="Times New Roman" w:cs="Times New Roman"/>
          <w:kern w:val="0"/>
          <w:sz w:val="24"/>
        </w:rPr>
      </w:pPr>
      <w:r>
        <w:rPr>
          <w:rFonts w:ascii="Times New Roman" w:eastAsia="SimSun" w:hAnsi="Times New Roman" w:cs="Times New Roman"/>
          <w:b/>
          <w:bCs/>
          <w:kern w:val="0"/>
          <w:sz w:val="24"/>
        </w:rPr>
        <w:t xml:space="preserve">Keywords: </w:t>
      </w:r>
      <w:r>
        <w:rPr>
          <w:rFonts w:ascii="Times New Roman" w:eastAsia="SimSun" w:hAnsi="Times New Roman" w:cs="Times New Roman"/>
          <w:kern w:val="0"/>
          <w:sz w:val="24"/>
        </w:rPr>
        <w:t>wealth redistribution; disability-free life expectancy; health equity; multistate model</w:t>
      </w:r>
    </w:p>
    <w:p w14:paraId="379E8D8B" w14:textId="77777777" w:rsidR="00FD1612" w:rsidRDefault="002D51C3">
      <w:pPr>
        <w:widowControl/>
        <w:jc w:val="left"/>
        <w:rPr>
          <w:rFonts w:ascii="Times New Roman" w:eastAsia="SimSun" w:hAnsi="Times New Roman" w:cs="Times New Roman"/>
          <w:b/>
          <w:bCs/>
          <w:kern w:val="0"/>
          <w:sz w:val="24"/>
        </w:rPr>
      </w:pPr>
      <w:r>
        <w:rPr>
          <w:rFonts w:ascii="Times New Roman" w:eastAsia="SimSun" w:hAnsi="Times New Roman" w:cs="Times New Roman"/>
          <w:b/>
          <w:bCs/>
          <w:kern w:val="0"/>
          <w:sz w:val="24"/>
        </w:rPr>
        <w:br w:type="page"/>
      </w:r>
    </w:p>
    <w:p w14:paraId="1AFA54F2" w14:textId="77777777" w:rsidR="00FD1612" w:rsidRDefault="002D51C3">
      <w:pPr>
        <w:widowControl/>
        <w:adjustRightInd w:val="0"/>
        <w:snapToGrid w:val="0"/>
        <w:spacing w:line="360" w:lineRule="auto"/>
        <w:rPr>
          <w:rFonts w:ascii="Times New Roman" w:eastAsia="SimSun" w:hAnsi="Times New Roman" w:cs="Times New Roman"/>
          <w:b/>
          <w:bCs/>
          <w:kern w:val="0"/>
          <w:sz w:val="24"/>
        </w:rPr>
      </w:pPr>
      <w:r>
        <w:rPr>
          <w:rFonts w:ascii="Times New Roman" w:eastAsia="SimSun" w:hAnsi="Times New Roman" w:cs="Times New Roman"/>
          <w:b/>
          <w:bCs/>
          <w:kern w:val="0"/>
          <w:sz w:val="24"/>
        </w:rPr>
        <w:lastRenderedPageBreak/>
        <w:t>Introduction</w:t>
      </w:r>
    </w:p>
    <w:p w14:paraId="0AAEB813" w14:textId="77777777" w:rsidR="00FD1612" w:rsidRDefault="002D51C3">
      <w:pPr>
        <w:widowControl/>
        <w:adjustRightInd w:val="0"/>
        <w:snapToGrid w:val="0"/>
        <w:spacing w:line="360" w:lineRule="auto"/>
        <w:rPr>
          <w:rFonts w:ascii="Times New Roman" w:eastAsia="SimSun" w:hAnsi="Times New Roman" w:cs="Times New Roman"/>
          <w:kern w:val="0"/>
          <w:sz w:val="24"/>
        </w:rPr>
      </w:pPr>
      <w:r>
        <w:rPr>
          <w:rFonts w:ascii="Times New Roman" w:eastAsia="SimSun" w:hAnsi="Times New Roman" w:cs="Times New Roman"/>
          <w:kern w:val="0"/>
          <w:sz w:val="24"/>
        </w:rPr>
        <w:t>Population aging</w:t>
      </w:r>
      <w:r>
        <w:rPr>
          <w:rFonts w:ascii="Times New Roman" w:eastAsia="SimSun" w:hAnsi="Times New Roman" w:cs="Times New Roman" w:hint="eastAsia"/>
          <w:kern w:val="0"/>
          <w:sz w:val="24"/>
        </w:rPr>
        <w:t>,</w:t>
      </w:r>
      <w:r>
        <w:rPr>
          <w:rFonts w:ascii="Times New Roman" w:eastAsia="SimSun" w:hAnsi="Times New Roman" w:cs="Times New Roman"/>
          <w:kern w:val="0"/>
          <w:sz w:val="24"/>
        </w:rPr>
        <w:t xml:space="preserve"> accompanied by a substantial rise in disability, pos</w:t>
      </w:r>
      <w:r>
        <w:rPr>
          <w:rFonts w:ascii="Times New Roman" w:eastAsia="SimSun" w:hAnsi="Times New Roman" w:cs="Times New Roman" w:hint="eastAsia"/>
          <w:kern w:val="0"/>
          <w:sz w:val="24"/>
        </w:rPr>
        <w:t xml:space="preserve">es </w:t>
      </w:r>
      <w:r>
        <w:rPr>
          <w:rFonts w:ascii="Times New Roman" w:eastAsia="SimSun" w:hAnsi="Times New Roman" w:cs="Times New Roman"/>
          <w:kern w:val="0"/>
          <w:sz w:val="24"/>
        </w:rPr>
        <w:t>growing challenges for healthcare systems and social protection structures worldwide</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fldChar w:fldCharType="begin"/>
      </w:r>
      <w:r>
        <w:rPr>
          <w:rFonts w:ascii="Times New Roman" w:eastAsia="SimSun" w:hAnsi="Times New Roman" w:cs="Times New Roman"/>
          <w:kern w:val="0"/>
          <w:sz w:val="24"/>
        </w:rPr>
        <w:instrText xml:space="preserve"> ADDIN EN.CITE &lt;EndNote&gt;&lt;Cite&gt;&lt;Author&gt;Cieza&lt;/Author&gt;&lt;Year&gt;2018&lt;/Year&gt;&lt;RecNum&gt;40&lt;/RecNum&gt;&lt;DisplayText&gt;&lt;style face="superscript"&gt;[1, 2]&lt;/style&gt;&lt;/DisplayText&gt;&lt;record&gt;&lt;rec-number&gt;40&lt;/rec-number&gt;&lt;foreign-keys&gt;&lt;key app="EN" db-id="t0xdfzvfessstre5xaev9r93zeezppfe5z50" timestamp="1769999579"&gt;40&lt;/key&gt;&lt;/foreign-keys&gt;&lt;ref-type name="Journal Article"&gt;17&lt;/ref-type&gt;&lt;contributors&gt;&lt;authors&gt;&lt;author&gt;Cieza, Alarcos&lt;/author&gt;&lt;author&gt;Sabariego, Carla&lt;/author&gt;&lt;author&gt;Bickenbach, Jerome&lt;/author&gt;&lt;author&gt;Chatterji, Somnath&lt;/author&gt;&lt;/authors&gt;&lt;/contributors&gt;&lt;titles&gt;&lt;title&gt;Rethinking disability&lt;/title&gt;&lt;secondary-title&gt;BMC medicine&lt;/secondary-title&gt;&lt;/titles&gt;&lt;periodical&gt;&lt;full-title&gt;BMC medicine&lt;/full-title&gt;&lt;/periodical&gt;&lt;pages&gt;14&lt;/pages&gt;&lt;volume&gt;16&lt;/volume&gt;&lt;number&gt;1&lt;/number&gt;&lt;dates&gt;&lt;year&gt;2018&lt;/year&gt;&lt;/dates&gt;&lt;isbn&gt;1741-7015&lt;/isbn&gt;&lt;urls&gt;&lt;/urls&gt;&lt;/record&gt;&lt;/Cite&gt;&lt;Cite&gt;&lt;Author&gt;Gréaux&lt;/Author&gt;&lt;Year&gt;2023&lt;/Year&gt;&lt;RecNum&gt;41&lt;/RecNum&gt;&lt;record&gt;&lt;rec-number&gt;41&lt;/rec-number&gt;&lt;foreign-keys&gt;&lt;key app="EN" db-id="t0xdfzvfessstre5xaev9r93zeezppfe5z50" timestamp="1769999596"&gt;41&lt;/key&gt;&lt;/foreign-keys&gt;&lt;ref-type name="Journal Article"&gt;17&lt;/ref-type&gt;&lt;contributors&gt;&lt;authors&gt;&lt;author&gt;Gréaux, Mélanie&lt;/author&gt;&lt;author&gt;Moro, Maria Francesca&lt;/author&gt;&lt;author&gt;Kamenov, Kaloyan&lt;/author&gt;&lt;author&gt;Russell, Amy M&lt;/author&gt;&lt;author&gt;Barrett, Darryl&lt;/author&gt;&lt;author&gt;Cieza, Alarcos&lt;/author&gt;&lt;/authors&gt;&lt;/contributors&gt;&lt;titles&gt;&lt;title&gt;Health equity for persons with disabilities: a global scoping review on barriers and interventions in healthcare services&lt;/title&gt;&lt;secondary-title&gt;International Journal for Equity in Health&lt;/secondary-title&gt;&lt;/titles&gt;&lt;periodical&gt;&lt;full-title&gt;International Journal for Equity in Health&lt;/full-title&gt;&lt;/periodical&gt;&lt;pages&gt;236&lt;/pages&gt;&lt;volume&gt;22&lt;/volume&gt;&lt;number&gt;1&lt;/number&gt;&lt;dates&gt;&lt;year&gt;2023&lt;/year&gt;&lt;/dates&gt;&lt;isbn&gt;1475-9276&lt;/isbn&gt;&lt;urls&gt;&lt;/urls&gt;&lt;/record&gt;&lt;/Cite&gt;&lt;/EndNote&gt;</w:instrText>
      </w:r>
      <w:r>
        <w:rPr>
          <w:rFonts w:ascii="Times New Roman" w:eastAsia="SimSun" w:hAnsi="Times New Roman" w:cs="Times New Roman"/>
          <w:kern w:val="0"/>
          <w:sz w:val="24"/>
        </w:rPr>
        <w:fldChar w:fldCharType="separate"/>
      </w:r>
      <w:r>
        <w:rPr>
          <w:rFonts w:ascii="Times New Roman" w:eastAsia="SimSun" w:hAnsi="Times New Roman" w:cs="Times New Roman"/>
          <w:kern w:val="0"/>
          <w:sz w:val="24"/>
          <w:vertAlign w:val="superscript"/>
        </w:rPr>
        <w:t>[1, 2]</w:t>
      </w:r>
      <w:r>
        <w:rPr>
          <w:rFonts w:ascii="Times New Roman" w:eastAsia="SimSun" w:hAnsi="Times New Roman" w:cs="Times New Roman"/>
          <w:kern w:val="0"/>
          <w:sz w:val="24"/>
        </w:rPr>
        <w:fldChar w:fldCharType="end"/>
      </w:r>
      <w:r>
        <w:rPr>
          <w:rFonts w:ascii="Times New Roman" w:eastAsia="SimSun" w:hAnsi="Times New Roman" w:cs="Times New Roman" w:hint="eastAsia"/>
          <w:kern w:val="0"/>
          <w:sz w:val="24"/>
        </w:rPr>
        <w:t>.</w:t>
      </w:r>
      <w:r>
        <w:rPr>
          <w:rFonts w:ascii="Times New Roman" w:eastAsia="SimSun" w:hAnsi="Times New Roman" w:cs="Times New Roman"/>
          <w:kern w:val="0"/>
          <w:sz w:val="24"/>
        </w:rPr>
        <w:t xml:space="preserve"> Disability in later life is not a fixed endpoint but a health state from which individuals may transition to more severe limitation, partial recovery, or death. Disability-free life expectancy (DFLE), integrating both the quantity of survival and the quality of functional independence, has emerged as a </w:t>
      </w:r>
      <w:r>
        <w:rPr>
          <w:rFonts w:ascii="Times New Roman" w:eastAsia="SimSun" w:hAnsi="Times New Roman" w:cs="Times New Roman" w:hint="eastAsia"/>
          <w:kern w:val="0"/>
          <w:sz w:val="24"/>
        </w:rPr>
        <w:t>key</w:t>
      </w:r>
      <w:r>
        <w:rPr>
          <w:rFonts w:ascii="Times New Roman" w:eastAsia="SimSun" w:hAnsi="Times New Roman" w:cs="Times New Roman"/>
          <w:kern w:val="0"/>
          <w:sz w:val="24"/>
        </w:rPr>
        <w:t xml:space="preserve"> metric for evaluating healthy aging </w:t>
      </w:r>
      <w:r>
        <w:rPr>
          <w:rFonts w:ascii="Times New Roman" w:eastAsia="SimSun" w:hAnsi="Times New Roman" w:cs="Times New Roman"/>
          <w:kern w:val="0"/>
          <w:sz w:val="24"/>
        </w:rPr>
        <w:fldChar w:fldCharType="begin"/>
      </w:r>
      <w:r>
        <w:rPr>
          <w:rFonts w:ascii="Times New Roman" w:eastAsia="SimSun" w:hAnsi="Times New Roman" w:cs="Times New Roman"/>
          <w:kern w:val="0"/>
          <w:sz w:val="24"/>
        </w:rPr>
        <w:instrText xml:space="preserve"> ADDIN EN.CITE &lt;EndNote&gt;&lt;Cite&gt;&lt;Author&gt;Murray&lt;/Author&gt;&lt;Year&gt;1997&lt;/Year&gt;&lt;RecNum&gt;2&lt;/RecNum&gt;&lt;DisplayText&gt;&lt;style face="superscript"&gt;[3]&lt;/style&gt;&lt;/DisplayText&gt;&lt;record&gt;&lt;rec-number&gt;2&lt;/rec-number&gt;&lt;foreign-keys&gt;&lt;key app="EN" db-id="z2zfvprt3zze5reffrkps0wg0pwadwd9pfat" timestamp="1763348895"&gt;2&lt;/key&gt;&lt;/foreign-keys&gt;&lt;ref-type name="Journal Article"&gt;17&lt;/ref-type&gt;&lt;contributors&gt;&lt;authors&gt;&lt;author&gt;Murray, Christopher JL&lt;/author&gt;&lt;author&gt;Lopez, Alan D&lt;/author&gt;&lt;/authors&gt;&lt;/contributors&gt;&lt;titles&gt;&lt;title&gt;Regional patterns of disability-free life expectancy and disability-adjusted life expectancy: Global Burden of Disease Study&lt;/title&gt;&lt;secondary-title&gt;The Lancet&lt;/secondary-title&gt;&lt;/titles&gt;&lt;periodical&gt;&lt;full-title&gt;The lancet&lt;/full-title&gt;&lt;/periodical&gt;&lt;pages&gt;1347-1352&lt;/pages&gt;&lt;volume&gt;349&lt;/volume&gt;&lt;number&gt;9062&lt;/number&gt;&lt;dates&gt;&lt;year&gt;1997&lt;/year&gt;&lt;/dates&gt;&lt;isbn&gt;0140-6736&lt;/isbn&gt;&lt;urls&gt;&lt;/urls&gt;&lt;/record&gt;&lt;/Cite&gt;&lt;/EndNote&gt;</w:instrText>
      </w:r>
      <w:r>
        <w:rPr>
          <w:rFonts w:ascii="Times New Roman" w:eastAsia="SimSun" w:hAnsi="Times New Roman" w:cs="Times New Roman"/>
          <w:kern w:val="0"/>
          <w:sz w:val="24"/>
        </w:rPr>
        <w:fldChar w:fldCharType="separate"/>
      </w:r>
      <w:r>
        <w:rPr>
          <w:rFonts w:ascii="Times New Roman" w:eastAsia="SimSun" w:hAnsi="Times New Roman" w:cs="Times New Roman"/>
          <w:kern w:val="0"/>
          <w:sz w:val="24"/>
          <w:vertAlign w:val="superscript"/>
        </w:rPr>
        <w:t>[3]</w:t>
      </w:r>
      <w:r>
        <w:rPr>
          <w:rFonts w:ascii="Times New Roman" w:eastAsia="SimSun" w:hAnsi="Times New Roman" w:cs="Times New Roman"/>
          <w:kern w:val="0"/>
          <w:sz w:val="24"/>
        </w:rPr>
        <w:fldChar w:fldCharType="end"/>
      </w:r>
      <w:r>
        <w:rPr>
          <w:rFonts w:ascii="Times New Roman" w:eastAsia="SimSun" w:hAnsi="Times New Roman" w:cs="Times New Roman"/>
          <w:kern w:val="0"/>
          <w:sz w:val="24"/>
        </w:rPr>
        <w:t xml:space="preserve">. </w:t>
      </w:r>
    </w:p>
    <w:p w14:paraId="6BD868CC" w14:textId="77777777" w:rsidR="00FD1612" w:rsidRDefault="002D51C3">
      <w:pPr>
        <w:widowControl/>
        <w:adjustRightInd w:val="0"/>
        <w:snapToGrid w:val="0"/>
        <w:spacing w:line="360" w:lineRule="auto"/>
        <w:rPr>
          <w:rFonts w:ascii="Times New Roman" w:eastAsia="SimSun" w:hAnsi="Times New Roman" w:cs="Times New Roman"/>
          <w:kern w:val="0"/>
          <w:sz w:val="24"/>
        </w:rPr>
      </w:pPr>
      <w:r>
        <w:rPr>
          <w:rFonts w:ascii="Times New Roman" w:eastAsia="SimSun" w:hAnsi="Times New Roman" w:cs="Times New Roman"/>
          <w:kern w:val="0"/>
          <w:sz w:val="24"/>
        </w:rPr>
        <w:t xml:space="preserve">By distinguishing years of healthy life from years lived with dependency, DFLE aligns with the growing public health emphasis on extending </w:t>
      </w:r>
      <w:proofErr w:type="spellStart"/>
      <w:r>
        <w:rPr>
          <w:rFonts w:ascii="Times New Roman" w:eastAsia="SimSun" w:hAnsi="Times New Roman" w:cs="Times New Roman"/>
          <w:kern w:val="0"/>
          <w:sz w:val="24"/>
        </w:rPr>
        <w:t>healthspan</w:t>
      </w:r>
      <w:proofErr w:type="spellEnd"/>
      <w:r>
        <w:rPr>
          <w:rFonts w:ascii="Times New Roman" w:eastAsia="SimSun" w:hAnsi="Times New Roman" w:cs="Times New Roman"/>
          <w:kern w:val="0"/>
          <w:sz w:val="24"/>
        </w:rPr>
        <w:t xml:space="preserve"> rather than merely lifespan.</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t>Understanding</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t>determinants that positively influence disability transitions and thereby extend DFLE is crucial for promoting equitable healthy aging.</w:t>
      </w:r>
    </w:p>
    <w:p w14:paraId="68394747" w14:textId="77777777" w:rsidR="00FD1612" w:rsidRDefault="002D51C3">
      <w:pPr>
        <w:widowControl/>
        <w:adjustRightInd w:val="0"/>
        <w:snapToGrid w:val="0"/>
        <w:spacing w:line="360" w:lineRule="auto"/>
        <w:ind w:firstLineChars="200" w:firstLine="480"/>
        <w:rPr>
          <w:rFonts w:ascii="Times New Roman" w:eastAsia="SimSun" w:hAnsi="Times New Roman" w:cs="Times New Roman"/>
          <w:kern w:val="0"/>
          <w:sz w:val="24"/>
        </w:rPr>
      </w:pPr>
      <w:r>
        <w:rPr>
          <w:rFonts w:ascii="Times New Roman" w:eastAsia="SimSun" w:hAnsi="Times New Roman" w:cs="Times New Roman" w:hint="eastAsia"/>
          <w:kern w:val="0"/>
          <w:sz w:val="24"/>
        </w:rPr>
        <w:t xml:space="preserve">While </w:t>
      </w:r>
      <w:r>
        <w:rPr>
          <w:rFonts w:ascii="Times New Roman" w:eastAsia="SimSun" w:hAnsi="Times New Roman" w:cs="Times New Roman"/>
          <w:kern w:val="0"/>
          <w:sz w:val="24"/>
        </w:rPr>
        <w:t>growing evidence elucidates that socioeconomic status (SES) plays a fundamental role in the onset and progression of disability</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fldChar w:fldCharType="begin"/>
      </w:r>
      <w:r>
        <w:rPr>
          <w:rFonts w:ascii="Times New Roman" w:eastAsia="SimSun" w:hAnsi="Times New Roman" w:cs="Times New Roman"/>
          <w:kern w:val="0"/>
          <w:sz w:val="24"/>
        </w:rPr>
        <w:instrText xml:space="preserve"> ADDIN EN.CITE &lt;EndNote&gt;&lt;Cite&gt;&lt;Author&gt;Harding&lt;/Author&gt;&lt;Year&gt;2019&lt;/Year&gt;&lt;RecNum&gt;49&lt;/RecNum&gt;&lt;DisplayText&gt;&lt;style face="superscript"&gt;[4, 5]&lt;/style&gt;&lt;/DisplayText&gt;&lt;record&gt;&lt;rec-number&gt;49&lt;/rec-number&gt;&lt;foreign-keys&gt;&lt;key app="EN" db-id="t0xdfzvfessstre5xaev9r93zeezppfe5z50" timestamp="1770040730"&gt;49&lt;/key&gt;&lt;/foreign-keys&gt;&lt;ref-type name="Journal Article"&gt;17&lt;/ref-type&gt;&lt;contributors&gt;&lt;authors&gt;&lt;author&gt;Harding, Katharine E&lt;/author&gt;&lt;author&gt;Wardle, Mark&lt;/author&gt;&lt;author&gt;Carruthers, Robert&lt;/author&gt;&lt;author&gt;Robertson, Neil&lt;/author&gt;&lt;author&gt;Zhu, Feng&lt;/author&gt;&lt;author&gt;Kingwell, Elaine&lt;/author&gt;&lt;author&gt;Tremlett, Helen&lt;/author&gt;&lt;/authors&gt;&lt;/contributors&gt;&lt;titles&gt;&lt;title&gt;Socioeconomic status and disability progression in multiple sclerosis: a multinational study&lt;/title&gt;&lt;secondary-title&gt;Neurology&lt;/secondary-title&gt;&lt;/titles&gt;&lt;periodical&gt;&lt;full-title&gt;Neurology&lt;/full-title&gt;&lt;/periodical&gt;&lt;pages&gt;e1497-e1506&lt;/pages&gt;&lt;volume&gt;92&lt;/volume&gt;&lt;number&gt;13&lt;/number&gt;&lt;dates&gt;&lt;year&gt;2019&lt;/year&gt;&lt;/dates&gt;&lt;isbn&gt;0028-3878&lt;/isbn&gt;&lt;urls&gt;&lt;/urls&gt;&lt;/record&gt;&lt;/Cite&gt;&lt;Cite&gt;&lt;Author&gt;Matthews&lt;/Author&gt;&lt;Year&gt;2005&lt;/Year&gt;&lt;RecNum&gt;48&lt;/RecNum&gt;&lt;record&gt;&lt;rec-number&gt;48&lt;/rec-number&gt;&lt;foreign-keys&gt;&lt;key app="EN" db-id="t0xdfzvfessstre5xaev9r93zeezppfe5z50" timestamp="1770040719"&gt;48&lt;/key&gt;&lt;/foreign-keys&gt;&lt;ref-type name="Journal Article"&gt;17&lt;/ref-type&gt;&lt;contributors&gt;&lt;authors&gt;&lt;author&gt;Matthews, Ruth J&lt;/author&gt;&lt;author&gt;Smith, Lucy K&lt;/author&gt;&lt;author&gt;Hancock, Ruth M&lt;/author&gt;&lt;author&gt;Jagger, Carol&lt;/author&gt;&lt;author&gt;Spiers, Nicola A&lt;/author&gt;&lt;/authors&gt;&lt;/contributors&gt;&lt;titles&gt;&lt;title&gt;Socioeconomic factors associated with the onset of disability in older age: a longitudinal study of people aged 75 years and over&lt;/title&gt;&lt;secondary-title&gt;Social science &amp;amp; medicine&lt;/secondary-title&gt;&lt;/titles&gt;&lt;periodical&gt;&lt;full-title&gt;Social Science &amp;amp; Medicine&lt;/full-title&gt;&lt;/periodical&gt;&lt;pages&gt;1567-1575&lt;/pages&gt;&lt;volume&gt;61&lt;/volume&gt;&lt;number&gt;7&lt;/number&gt;&lt;dates&gt;&lt;year&gt;2005&lt;/year&gt;&lt;/dates&gt;&lt;isbn&gt;0277-9536&lt;/isbn&gt;&lt;urls&gt;&lt;/urls&gt;&lt;/record&gt;&lt;/Cite&gt;&lt;/EndNote&gt;</w:instrText>
      </w:r>
      <w:r>
        <w:rPr>
          <w:rFonts w:ascii="Times New Roman" w:eastAsia="SimSun" w:hAnsi="Times New Roman" w:cs="Times New Roman"/>
          <w:kern w:val="0"/>
          <w:sz w:val="24"/>
        </w:rPr>
        <w:fldChar w:fldCharType="separate"/>
      </w:r>
      <w:r>
        <w:rPr>
          <w:rFonts w:ascii="Times New Roman" w:eastAsia="SimSun" w:hAnsi="Times New Roman" w:cs="Times New Roman"/>
          <w:kern w:val="0"/>
          <w:sz w:val="24"/>
          <w:vertAlign w:val="superscript"/>
        </w:rPr>
        <w:t>[4, 5]</w:t>
      </w:r>
      <w:r>
        <w:rPr>
          <w:rFonts w:ascii="Times New Roman" w:eastAsia="SimSun" w:hAnsi="Times New Roman" w:cs="Times New Roman"/>
          <w:kern w:val="0"/>
          <w:sz w:val="24"/>
        </w:rPr>
        <w:fldChar w:fldCharType="end"/>
      </w:r>
      <w:r>
        <w:rPr>
          <w:rFonts w:ascii="Times New Roman" w:eastAsia="SimSun" w:hAnsi="Times New Roman" w:cs="Times New Roman"/>
          <w:kern w:val="0"/>
          <w:sz w:val="24"/>
        </w:rPr>
        <w:t xml:space="preserve"> and </w:t>
      </w:r>
      <w:bookmarkStart w:id="6" w:name="OLE_LINK2"/>
      <w:r>
        <w:rPr>
          <w:rFonts w:ascii="Times New Roman" w:eastAsia="SimSun" w:hAnsi="Times New Roman" w:cs="Times New Roman"/>
          <w:kern w:val="0"/>
          <w:sz w:val="24"/>
        </w:rPr>
        <w:t xml:space="preserve">income inequality </w:t>
      </w:r>
      <w:r>
        <w:rPr>
          <w:rFonts w:ascii="Times New Roman" w:eastAsia="SimSun" w:hAnsi="Times New Roman" w:cs="Times New Roman" w:hint="eastAsia"/>
          <w:kern w:val="0"/>
          <w:sz w:val="24"/>
        </w:rPr>
        <w:t>is</w:t>
      </w:r>
      <w:r>
        <w:rPr>
          <w:rFonts w:ascii="Times New Roman" w:eastAsia="SimSun" w:hAnsi="Times New Roman" w:cs="Times New Roman"/>
          <w:kern w:val="0"/>
          <w:sz w:val="24"/>
        </w:rPr>
        <w:t xml:space="preserve"> associated with</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t xml:space="preserve">the incidence of </w:t>
      </w:r>
      <w:r>
        <w:rPr>
          <w:rFonts w:ascii="Times New Roman" w:eastAsia="SimSun" w:hAnsi="Times New Roman" w:cs="Times New Roman" w:hint="eastAsia"/>
          <w:kern w:val="0"/>
          <w:sz w:val="24"/>
        </w:rPr>
        <w:t>adverse health outcomes</w:t>
      </w:r>
      <w:bookmarkEnd w:id="6"/>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fldChar w:fldCharType="begin"/>
      </w:r>
      <w:r>
        <w:rPr>
          <w:rFonts w:ascii="Times New Roman" w:eastAsia="SimSun" w:hAnsi="Times New Roman" w:cs="Times New Roman"/>
          <w:kern w:val="0"/>
          <w:sz w:val="24"/>
        </w:rPr>
        <w:instrText xml:space="preserve"> ADDIN EN.CITE &lt;EndNote&gt;&lt;Cite&gt;&lt;Author&gt;Moreno&lt;/Author&gt;&lt;Year&gt;2021&lt;/Year&gt;&lt;RecNum&gt;6&lt;/RecNum&gt;&lt;DisplayText&gt;&lt;style face="superscript"&gt;[6, 7]&lt;/style&gt;&lt;/DisplayText&gt;&lt;record&gt;&lt;rec-number&gt;6&lt;/rec-number&gt;&lt;foreign-keys&gt;&lt;key app="EN" db-id="z2zfvprt3zze5reffrkps0wg0pwadwd9pfat" timestamp="1763350353"&gt;6&lt;/key&gt;&lt;/foreign-keys&gt;&lt;ref-type name="Journal Article"&gt;17&lt;/ref-type&gt;&lt;contributors&gt;&lt;authors&gt;&lt;author&gt;Moreno, Ximena&lt;/author&gt;&lt;author&gt;Lera, Lydia&lt;/author&gt;&lt;author&gt;Moreno, Francisco&lt;/author&gt;&lt;author&gt;Albala, Cecilia&lt;/author&gt;&lt;/authors&gt;&lt;/contributors&gt;&lt;titles&gt;&lt;title&gt;Socioeconomic inequalities in life expectancy and disability-free life expectancy among Chilean older adults: evidence from a longitudinal study&lt;/title&gt;&lt;secondary-title&gt;BMC geriatrics&lt;/secondary-title&gt;&lt;/titles&gt;&lt;periodical&gt;&lt;full-title&gt;BMC geriatrics&lt;/full-title&gt;&lt;/periodical&gt;&lt;pages&gt;176&lt;/pages&gt;&lt;volume&gt;21&lt;/volume&gt;&lt;number&gt;1&lt;/number&gt;&lt;dates&gt;&lt;year&gt;2021&lt;/year&gt;&lt;/dates&gt;&lt;isbn&gt;1471-2318&lt;/isbn&gt;&lt;urls&gt;&lt;/urls&gt;&lt;/record&gt;&lt;/Cite&gt;&lt;Cite&gt;&lt;Author&gt;Davies&lt;/Author&gt;&lt;Year&gt;2025&lt;/Year&gt;&lt;RecNum&gt;7&lt;/RecNum&gt;&lt;record&gt;&lt;rec-number&gt;7&lt;/rec-number&gt;&lt;foreign-keys&gt;&lt;key app="EN" db-id="z2zfvprt3zze5reffrkps0wg0pwadwd9pfat" timestamp="1763350576"&gt;7&lt;/key&gt;&lt;/foreign-keys&gt;&lt;ref-type name="Journal Article"&gt;17&lt;/ref-type&gt;&lt;contributors&gt;&lt;authors&gt;&lt;author&gt;Davies, Laurie E&lt;/author&gt;&lt;author&gt;Sinclair, David R&lt;/author&gt;&lt;author&gt;Todd, Christopher&lt;/author&gt;&lt;author&gt;Hanratty, Barbara&lt;/author&gt;&lt;author&gt;Matthews, Fiona E&lt;/author&gt;&lt;author&gt;Kingston, Andrew&lt;/author&gt;&lt;/authors&gt;&lt;/contributors&gt;&lt;titles&gt;&lt;title&gt;Area-level socioeconomic inequalities in activities of daily living disability-free life expectancy in England: a modelling study&lt;/title&gt;&lt;secondary-title&gt;The Lancet Healthy Longevity&lt;/secondary-title&gt;&lt;/titles&gt;&lt;periodical&gt;&lt;full-title&gt;The Lancet Healthy Longevity&lt;/full-title&gt;&lt;/periodical&gt;&lt;volume&gt;6&lt;/volume&gt;&lt;number&gt;4&lt;/number&gt;&lt;dates&gt;&lt;year&gt;2025&lt;/year&gt;&lt;/dates&gt;&lt;isbn&gt;2666-7568&lt;/isbn&gt;&lt;urls&gt;&lt;/urls&gt;&lt;/record&gt;&lt;/Cite&gt;&lt;/EndNote&gt;</w:instrText>
      </w:r>
      <w:r>
        <w:rPr>
          <w:rFonts w:ascii="Times New Roman" w:eastAsia="SimSun" w:hAnsi="Times New Roman" w:cs="Times New Roman"/>
          <w:kern w:val="0"/>
          <w:sz w:val="24"/>
        </w:rPr>
        <w:fldChar w:fldCharType="separate"/>
      </w:r>
      <w:r>
        <w:rPr>
          <w:rFonts w:ascii="Times New Roman" w:eastAsia="SimSun" w:hAnsi="Times New Roman" w:cs="Times New Roman"/>
          <w:kern w:val="0"/>
          <w:sz w:val="24"/>
          <w:vertAlign w:val="superscript"/>
        </w:rPr>
        <w:t>[6, 7]</w:t>
      </w:r>
      <w:r>
        <w:rPr>
          <w:rFonts w:ascii="Times New Roman" w:eastAsia="SimSun" w:hAnsi="Times New Roman" w:cs="Times New Roman"/>
          <w:kern w:val="0"/>
          <w:sz w:val="24"/>
        </w:rPr>
        <w:fldChar w:fldCharType="end"/>
      </w:r>
      <w:r>
        <w:rPr>
          <w:rFonts w:ascii="Times New Roman" w:eastAsia="SimSun" w:hAnsi="Times New Roman" w:cs="Times New Roman"/>
          <w:kern w:val="0"/>
          <w:sz w:val="24"/>
        </w:rPr>
        <w:t>,</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t>far less attention has been paid to the association of DFLE with accumulated wealth, a distinct dimension of SES that reflects long-term economic security and the capacity to buffer adverse health shocks</w:t>
      </w:r>
      <w:r>
        <w:rPr>
          <w:rFonts w:ascii="Times New Roman" w:eastAsia="SimSun" w:hAnsi="Times New Roman" w:cs="Times New Roman" w:hint="eastAsia"/>
          <w:kern w:val="0"/>
          <w:sz w:val="24"/>
        </w:rPr>
        <w:t xml:space="preserve">. Additionally, </w:t>
      </w:r>
      <w:r>
        <w:rPr>
          <w:rFonts w:ascii="Times New Roman" w:eastAsia="SimSun" w:hAnsi="Times New Roman" w:cs="Times New Roman"/>
          <w:kern w:val="0"/>
          <w:sz w:val="24"/>
        </w:rPr>
        <w:t>emerging</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t xml:space="preserve">policy </w:t>
      </w:r>
      <w:r>
        <w:rPr>
          <w:rFonts w:ascii="Times New Roman" w:eastAsia="SimSun" w:hAnsi="Times New Roman" w:cs="Times New Roman" w:hint="eastAsia"/>
          <w:kern w:val="0"/>
          <w:sz w:val="24"/>
        </w:rPr>
        <w:t>aimed at</w:t>
      </w:r>
      <w:r>
        <w:rPr>
          <w:rFonts w:ascii="Times New Roman" w:eastAsia="SimSun" w:hAnsi="Times New Roman" w:cs="Times New Roman"/>
          <w:kern w:val="0"/>
          <w:sz w:val="24"/>
        </w:rPr>
        <w:t xml:space="preserve"> wealth redistribution—through mechanisms such as taxation or minimum inheritance—raises the possibility that reducing wealth disparities may contribute to gains in </w:t>
      </w:r>
      <w:r>
        <w:rPr>
          <w:rFonts w:ascii="Times New Roman" w:eastAsia="SimSun" w:hAnsi="Times New Roman" w:cs="Times New Roman" w:hint="eastAsia"/>
          <w:kern w:val="0"/>
          <w:sz w:val="24"/>
        </w:rPr>
        <w:t xml:space="preserve">DFLE </w:t>
      </w:r>
      <w:r>
        <w:rPr>
          <w:rFonts w:ascii="Times New Roman" w:eastAsia="SimSun" w:hAnsi="Times New Roman" w:cs="Times New Roman"/>
          <w:kern w:val="0"/>
          <w:sz w:val="24"/>
        </w:rPr>
        <w:fldChar w:fldCharType="begin"/>
      </w:r>
      <w:r>
        <w:rPr>
          <w:rFonts w:ascii="Times New Roman" w:eastAsia="SimSun" w:hAnsi="Times New Roman" w:cs="Times New Roman"/>
          <w:kern w:val="0"/>
          <w:sz w:val="24"/>
        </w:rPr>
        <w:instrText xml:space="preserve"> ADDIN EN.CITE &lt;EndNote&gt;&lt;Cite&gt;&lt;Author&gt;Piketty&lt;/Author&gt;&lt;Year&gt;2023&lt;/Year&gt;&lt;RecNum&gt;36&lt;/RecNum&gt;&lt;DisplayText&gt;&lt;style face="superscript"&gt;[8, 9]&lt;/style&gt;&lt;/DisplayText&gt;&lt;record&gt;&lt;rec-number&gt;36&lt;/rec-number&gt;&lt;foreign-keys&gt;&lt;key app="EN" db-id="t0xdfzvfessstre5xaev9r93zeezppfe5z50" timestamp="1768718544"&gt;36&lt;/key&gt;&lt;/foreign-keys&gt;&lt;ref-type name="Journal Article"&gt;17&lt;/ref-type&gt;&lt;contributors&gt;&lt;authors&gt;&lt;author&gt;Piketty, Thomas&lt;/author&gt;&lt;author&gt;Saez, Emmanuel&lt;/author&gt;&lt;author&gt;Zucman, Gabriel&lt;/author&gt;&lt;/authors&gt;&lt;/contributors&gt;&lt;titles&gt;&lt;title&gt;Rethinking capital and wealth taxation&lt;/title&gt;&lt;secondary-title&gt;Oxford Review of Economic Policy&lt;/secondary-title&gt;&lt;/titles&gt;&lt;periodical&gt;&lt;full-title&gt;Oxford Review of Economic Policy&lt;/full-title&gt;&lt;/periodical&gt;&lt;pages&gt;575-591&lt;/pages&gt;&lt;volume&gt;39&lt;/volume&gt;&lt;number&gt;3&lt;/number&gt;&lt;dates&gt;&lt;year&gt;2023&lt;/year&gt;&lt;/dates&gt;&lt;isbn&gt;0266-903X&lt;/isbn&gt;&lt;urls&gt;&lt;/urls&gt;&lt;/record&gt;&lt;/Cite&gt;&lt;Cite&gt;&lt;Author&gt;Atkinson&lt;/Author&gt;&lt;Year&gt;2015&lt;/Year&gt;&lt;RecNum&gt;35&lt;/RecNum&gt;&lt;record&gt;&lt;rec-number&gt;35&lt;/rec-number&gt;&lt;foreign-keys&gt;&lt;key app="EN" db-id="t0xdfzvfessstre5xaev9r93zeezppfe5z50" timestamp="1768718531"&gt;35&lt;/key&gt;&lt;/foreign-keys&gt;&lt;ref-type name="Book Section"&gt;5&lt;/ref-type&gt;&lt;contributors&gt;&lt;authors&gt;&lt;author&gt;Atkinson, Anthony B&lt;/author&gt;&lt;/authors&gt;&lt;/contributors&gt;&lt;titles&gt;&lt;title&gt;Inequality: What can be done?&lt;/title&gt;&lt;secondary-title&gt;Inequality&lt;/secondary-title&gt;&lt;/titles&gt;&lt;dates&gt;&lt;year&gt;2015&lt;/year&gt;&lt;/dates&gt;&lt;publisher&gt;Harvard University Press&lt;/publisher&gt;&lt;isbn&gt;0674504763&lt;/isbn&gt;&lt;urls&gt;&lt;/urls&gt;&lt;/record&gt;&lt;/Cite&gt;&lt;/EndNote&gt;</w:instrText>
      </w:r>
      <w:r>
        <w:rPr>
          <w:rFonts w:ascii="Times New Roman" w:eastAsia="SimSun" w:hAnsi="Times New Roman" w:cs="Times New Roman"/>
          <w:kern w:val="0"/>
          <w:sz w:val="24"/>
        </w:rPr>
        <w:fldChar w:fldCharType="separate"/>
      </w:r>
      <w:r>
        <w:rPr>
          <w:rFonts w:ascii="Times New Roman" w:eastAsia="SimSun" w:hAnsi="Times New Roman" w:cs="Times New Roman"/>
          <w:kern w:val="0"/>
          <w:sz w:val="24"/>
          <w:vertAlign w:val="superscript"/>
        </w:rPr>
        <w:t>[8, 9]</w:t>
      </w:r>
      <w:r>
        <w:rPr>
          <w:rFonts w:ascii="Times New Roman" w:eastAsia="SimSun" w:hAnsi="Times New Roman" w:cs="Times New Roman"/>
          <w:kern w:val="0"/>
          <w:sz w:val="24"/>
        </w:rPr>
        <w:fldChar w:fldCharType="end"/>
      </w:r>
      <w:r>
        <w:rPr>
          <w:rFonts w:ascii="Times New Roman" w:eastAsia="SimSun" w:hAnsi="Times New Roman" w:cs="Times New Roman" w:hint="eastAsia"/>
          <w:kern w:val="0"/>
          <w:sz w:val="24"/>
        </w:rPr>
        <w:t>.</w:t>
      </w:r>
    </w:p>
    <w:p w14:paraId="787061A8" w14:textId="77777777" w:rsidR="00FD1612" w:rsidRDefault="002D51C3">
      <w:pPr>
        <w:widowControl/>
        <w:adjustRightInd w:val="0"/>
        <w:snapToGrid w:val="0"/>
        <w:spacing w:line="360" w:lineRule="auto"/>
        <w:ind w:firstLineChars="200" w:firstLine="480"/>
        <w:rPr>
          <w:rFonts w:ascii="Times New Roman" w:eastAsia="SimSun" w:hAnsi="Times New Roman" w:cs="Times New Roman"/>
          <w:kern w:val="0"/>
          <w:sz w:val="24"/>
        </w:rPr>
      </w:pPr>
      <w:r>
        <w:rPr>
          <w:rFonts w:ascii="Times New Roman" w:eastAsia="SimSun" w:hAnsi="Times New Roman" w:cs="Times New Roman" w:hint="eastAsia"/>
          <w:kern w:val="0"/>
          <w:sz w:val="24"/>
        </w:rPr>
        <w:t>H</w:t>
      </w:r>
      <w:r>
        <w:rPr>
          <w:rFonts w:ascii="Times New Roman" w:eastAsia="SimSun" w:hAnsi="Times New Roman" w:cs="Times New Roman"/>
          <w:kern w:val="0"/>
          <w:sz w:val="24"/>
        </w:rPr>
        <w:t>owever, high-quality data on wealth are rarely collected in routine health surveys</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t>which obscures</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t>the specific contribution of wealth inequality to health</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t>outcomes</w:t>
      </w:r>
      <w:r>
        <w:rPr>
          <w:rFonts w:ascii="Times New Roman" w:eastAsia="SimSun" w:hAnsi="Times New Roman" w:cs="Times New Roman" w:hint="eastAsia"/>
          <w:kern w:val="0"/>
          <w:sz w:val="24"/>
        </w:rPr>
        <w:t>.</w:t>
      </w:r>
      <w:r>
        <w:rPr>
          <w:rFonts w:ascii="Times New Roman" w:eastAsia="SimSun" w:hAnsi="Times New Roman" w:cs="Times New Roman"/>
          <w:kern w:val="0"/>
          <w:sz w:val="24"/>
        </w:rPr>
        <w:t xml:space="preserve"> Furthermore, most existing evidence is cross-sectional, failing to capture the long-term, dynamic impact of wealth on disability transitions </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fldChar w:fldCharType="begin">
          <w:fldData xml:space="preserve">PEVuZE5vdGU+PENpdGU+PEF1dGhvcj5NYWthcm91bjwvQXV0aG9yPjxZZWFyPjIwMTc8L1llYXI+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</w:fldData>
        </w:fldChar>
      </w:r>
      <w:r>
        <w:rPr>
          <w:rFonts w:ascii="Times New Roman" w:eastAsia="SimSun" w:hAnsi="Times New Roman" w:cs="Times New Roman"/>
          <w:kern w:val="0"/>
          <w:sz w:val="24"/>
        </w:rPr>
        <w:instrText xml:space="preserve"> ADDIN EN.CITE </w:instrText>
      </w:r>
      <w:r>
        <w:rPr>
          <w:rFonts w:ascii="Times New Roman" w:eastAsia="SimSun" w:hAnsi="Times New Roman" w:cs="Times New Roman"/>
          <w:kern w:val="0"/>
          <w:sz w:val="24"/>
        </w:rPr>
        <w:fldChar w:fldCharType="begin">
          <w:fldData xml:space="preserve">PEVuZE5vdGU+PENpdGU+PEF1dGhvcj5NYWthcm91bjwvQXV0aG9yPjxZZWFyPjIwMTc8L1llYXI+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</w:fldData>
        </w:fldChar>
      </w:r>
      <w:r>
        <w:rPr>
          <w:rFonts w:ascii="Times New Roman" w:eastAsia="SimSun" w:hAnsi="Times New Roman" w:cs="Times New Roman"/>
          <w:kern w:val="0"/>
          <w:sz w:val="24"/>
        </w:rPr>
        <w:instrText xml:space="preserve"> ADDIN EN.CITE.DATA </w:instrText>
      </w:r>
      <w:r>
        <w:rPr>
          <w:rFonts w:ascii="Times New Roman" w:eastAsia="SimSun" w:hAnsi="Times New Roman" w:cs="Times New Roman"/>
          <w:kern w:val="0"/>
          <w:sz w:val="24"/>
        </w:rPr>
      </w:r>
      <w:r>
        <w:rPr>
          <w:rFonts w:ascii="Times New Roman" w:eastAsia="SimSun" w:hAnsi="Times New Roman" w:cs="Times New Roman"/>
          <w:kern w:val="0"/>
          <w:sz w:val="24"/>
        </w:rPr>
        <w:fldChar w:fldCharType="end"/>
      </w:r>
      <w:r>
        <w:rPr>
          <w:rFonts w:ascii="Times New Roman" w:eastAsia="SimSun" w:hAnsi="Times New Roman" w:cs="Times New Roman"/>
          <w:kern w:val="0"/>
          <w:sz w:val="24"/>
        </w:rPr>
      </w:r>
      <w:r>
        <w:rPr>
          <w:rFonts w:ascii="Times New Roman" w:eastAsia="SimSun" w:hAnsi="Times New Roman" w:cs="Times New Roman"/>
          <w:kern w:val="0"/>
          <w:sz w:val="24"/>
        </w:rPr>
        <w:fldChar w:fldCharType="separate"/>
      </w:r>
      <w:r>
        <w:rPr>
          <w:rFonts w:ascii="Times New Roman" w:eastAsia="SimSun" w:hAnsi="Times New Roman" w:cs="Times New Roman"/>
          <w:kern w:val="0"/>
          <w:sz w:val="24"/>
          <w:vertAlign w:val="superscript"/>
        </w:rPr>
        <w:t>[10-12]</w:t>
      </w:r>
      <w:r>
        <w:rPr>
          <w:rFonts w:ascii="Times New Roman" w:eastAsia="SimSun" w:hAnsi="Times New Roman" w:cs="Times New Roman"/>
          <w:kern w:val="0"/>
          <w:sz w:val="24"/>
        </w:rPr>
        <w:fldChar w:fldCharType="end"/>
      </w:r>
      <w:r>
        <w:rPr>
          <w:rFonts w:ascii="Times New Roman" w:eastAsia="SimSun" w:hAnsi="Times New Roman" w:cs="Times New Roman" w:hint="eastAsia"/>
          <w:kern w:val="0"/>
          <w:sz w:val="24"/>
        </w:rPr>
        <w:t>.</w:t>
      </w:r>
    </w:p>
    <w:p w14:paraId="0FA1C16E" w14:textId="77777777" w:rsidR="00FD1612" w:rsidRDefault="002D51C3">
      <w:pPr>
        <w:adjustRightInd w:val="0"/>
        <w:snapToGrid w:val="0"/>
        <w:spacing w:line="360" w:lineRule="auto"/>
        <w:ind w:firstLineChars="200" w:firstLine="480"/>
        <w:rPr>
          <w:rFonts w:ascii="Times New Roman" w:eastAsia="SimSun" w:hAnsi="Times New Roman" w:cs="Times New Roman"/>
          <w:kern w:val="0"/>
          <w:sz w:val="24"/>
        </w:rPr>
      </w:pPr>
      <w:r>
        <w:rPr>
          <w:rFonts w:ascii="Times New Roman" w:eastAsia="SimSun" w:hAnsi="Times New Roman" w:cs="Times New Roman"/>
          <w:kern w:val="0"/>
          <w:sz w:val="24"/>
        </w:rPr>
        <w:t>I</w:t>
      </w:r>
      <w:r>
        <w:rPr>
          <w:rFonts w:ascii="Times New Roman" w:eastAsia="SimSun" w:hAnsi="Times New Roman" w:cs="Times New Roman" w:hint="eastAsia"/>
          <w:kern w:val="0"/>
          <w:sz w:val="24"/>
        </w:rPr>
        <w:t>n</w:t>
      </w:r>
      <w:r>
        <w:rPr>
          <w:rFonts w:ascii="Times New Roman" w:eastAsia="SimSun" w:hAnsi="Times New Roman" w:cs="Times New Roman"/>
          <w:kern w:val="0"/>
          <w:sz w:val="24"/>
        </w:rPr>
        <w:t xml:space="preserve"> China, the distinct urban–rural dual structure has generated marked differences in wealth accumulation, social security coverage, and access to healthcare, which may contribute to larger heterogeneity in the association between wealth and disability transitions compared with high-income welfare states</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fldChar w:fldCharType="begin"/>
      </w:r>
      <w:r>
        <w:rPr>
          <w:rFonts w:ascii="Times New Roman" w:eastAsia="SimSun" w:hAnsi="Times New Roman" w:cs="Times New Roman"/>
          <w:kern w:val="0"/>
          <w:sz w:val="24"/>
        </w:rPr>
        <w:instrText xml:space="preserve"> ADDIN EN.CITE &lt;EndNote&gt;&lt;Cite&gt;&lt;Author&gt;Giles&lt;/Author&gt;&lt;Year&gt;2023&lt;/Year&gt;&lt;RecNum&gt;30&lt;/RecNum&gt;&lt;DisplayText&gt;&lt;style face="superscript"&gt;[13]&lt;/style&gt;&lt;/DisplayText&gt;&lt;record&gt;&lt;rec-number&gt;30&lt;/rec-number&gt;&lt;foreign-keys&gt;&lt;key app="EN" db-id="t0xdfzvfessstre5xaev9r93zeezppfe5z50" timestamp="1768660183"&gt;30&lt;/key&gt;&lt;/foreign-keys&gt;&lt;ref-type name="Journal Article"&gt;17&lt;/ref-type&gt;&lt;contributors&gt;&lt;authors&gt;&lt;author&gt;Giles, J.&lt;/author&gt;&lt;author&gt;Lei, X.&lt;/author&gt;&lt;author&gt;Wang, G.&lt;/author&gt;&lt;author&gt;Wang, Y.&lt;/author&gt;&lt;author&gt;Zhao, Y.&lt;/author&gt;&lt;/authors&gt;&lt;/contributors&gt;&lt;auth-address&gt;World Bank, Washington, DC, USA.&amp;#xD;IZA, Bonn, Germany.&amp;#xD;Peking University, Beijing, China.&lt;/auth-address&gt;&lt;titles&gt;&lt;title&gt;One country, two systems: evidence on retirement patterns in China&lt;/title&gt;&lt;secondary-title&gt;J Pension Econ Financ&lt;/secondary-title&gt;&lt;/titles&gt;&lt;periodical&gt;&lt;full-title&gt;J Pension Econ Financ&lt;/full-title&gt;&lt;/periodical&gt;&lt;pages&gt;188-210&lt;/pages&gt;&lt;volume&gt;22&lt;/volume&gt;&lt;number&gt;2&lt;/number&gt;&lt;edition&gt;2023/05/18&lt;/edition&gt;&lt;keywords&gt;&lt;keyword&gt;Aging&lt;/keyword&gt;&lt;keyword&gt;Charls&lt;/keyword&gt;&lt;keyword&gt;China&lt;/keyword&gt;&lt;keyword&gt;J26&lt;/keyword&gt;&lt;keyword&gt;O15&lt;/keyword&gt;&lt;keyword&gt;O17&lt;/keyword&gt;&lt;keyword&gt;O53&lt;/keyword&gt;&lt;keyword&gt;pensions&lt;/keyword&gt;&lt;keyword&gt;retirement&lt;/keyword&gt;&lt;keyword&gt;urban-rural gap&lt;/keyword&gt;&lt;/keywords&gt;&lt;dates&gt;&lt;year&gt;2023&lt;/year&gt;&lt;pub-dates&gt;&lt;date&gt;Apr&lt;/date&gt;&lt;/pub-dates&gt;&lt;/dates&gt;&lt;isbn&gt;1474-7472 (Print)&amp;#xD;1475-3022 (Electronic)&amp;#xD;1474-7472 (Linking)&lt;/isbn&gt;&lt;accession-num&gt;37197054&lt;/accession-num&gt;&lt;urls&gt;&lt;related-urls&gt;&lt;url&gt;https://www.ncbi.nlm.nih.gov/pubmed/37197054&lt;/url&gt;&lt;/related-urls&gt;&lt;/urls&gt;&lt;custom2&gt;PMC10187591&lt;/custom2&gt;&lt;electronic-resource-num&gt;10.1017/s1474747221000391&lt;/electronic-resource-num&gt;&lt;/record&gt;&lt;/Cite&gt;&lt;/EndNote&gt;</w:instrText>
      </w:r>
      <w:r>
        <w:rPr>
          <w:rFonts w:ascii="Times New Roman" w:eastAsia="SimSun" w:hAnsi="Times New Roman" w:cs="Times New Roman"/>
          <w:kern w:val="0"/>
          <w:sz w:val="24"/>
        </w:rPr>
        <w:fldChar w:fldCharType="separate"/>
      </w:r>
      <w:r>
        <w:rPr>
          <w:rFonts w:ascii="Times New Roman" w:eastAsia="SimSun" w:hAnsi="Times New Roman" w:cs="Times New Roman"/>
          <w:kern w:val="0"/>
          <w:sz w:val="24"/>
          <w:vertAlign w:val="superscript"/>
        </w:rPr>
        <w:t>[13]</w:t>
      </w:r>
      <w:r>
        <w:rPr>
          <w:rFonts w:ascii="Times New Roman" w:eastAsia="SimSun" w:hAnsi="Times New Roman" w:cs="Times New Roman"/>
          <w:kern w:val="0"/>
          <w:sz w:val="24"/>
        </w:rPr>
        <w:fldChar w:fldCharType="end"/>
      </w:r>
      <w:r>
        <w:rPr>
          <w:rFonts w:ascii="Times New Roman" w:eastAsia="SimSun" w:hAnsi="Times New Roman" w:cs="Times New Roman"/>
          <w:kern w:val="0"/>
          <w:sz w:val="24"/>
        </w:rPr>
        <w:t>.</w:t>
      </w:r>
      <w:r>
        <w:rPr>
          <w:rFonts w:ascii="Times New Roman" w:eastAsia="SimSun" w:hAnsi="Times New Roman" w:cs="Times New Roman" w:hint="eastAsia"/>
          <w:kern w:val="0"/>
          <w:sz w:val="24"/>
        </w:rPr>
        <w:t xml:space="preserve"> T</w:t>
      </w:r>
      <w:r>
        <w:rPr>
          <w:rFonts w:ascii="Times New Roman" w:eastAsia="SimSun" w:hAnsi="Times New Roman" w:cs="Times New Roman"/>
          <w:kern w:val="0"/>
          <w:sz w:val="24"/>
        </w:rPr>
        <w:t>his study leverages longitudinal data from the China Health and Retirement Longitudinal Study (CHARLS), we aim</w:t>
      </w:r>
      <w:r>
        <w:rPr>
          <w:rFonts w:ascii="Times New Roman" w:eastAsia="SimSun" w:hAnsi="Times New Roman" w:cs="Times New Roman" w:hint="eastAsia"/>
          <w:kern w:val="0"/>
          <w:sz w:val="24"/>
        </w:rPr>
        <w:t>ed</w:t>
      </w:r>
      <w:r>
        <w:rPr>
          <w:rFonts w:ascii="Times New Roman" w:eastAsia="SimSun" w:hAnsi="Times New Roman" w:cs="Times New Roman"/>
          <w:kern w:val="0"/>
          <w:sz w:val="24"/>
        </w:rPr>
        <w:t xml:space="preserve"> to: (1) examine the longitudinal association between wealth and</w:t>
      </w:r>
      <w:r>
        <w:rPr>
          <w:rFonts w:ascii="Times New Roman" w:eastAsia="SimSun" w:hAnsi="Times New Roman" w:cs="Times New Roman" w:hint="eastAsia"/>
          <w:kern w:val="0"/>
          <w:sz w:val="24"/>
        </w:rPr>
        <w:t xml:space="preserve"> </w:t>
      </w:r>
      <w:r>
        <w:rPr>
          <w:rFonts w:ascii="Times New Roman" w:eastAsia="SimSun" w:hAnsi="Times New Roman" w:cs="Times New Roman"/>
          <w:kern w:val="0"/>
          <w:sz w:val="24"/>
        </w:rPr>
        <w:t xml:space="preserve">disability </w:t>
      </w:r>
      <w:proofErr w:type="gramStart"/>
      <w:r>
        <w:rPr>
          <w:rFonts w:ascii="Times New Roman" w:eastAsia="SimSun" w:hAnsi="Times New Roman" w:cs="Times New Roman"/>
          <w:kern w:val="0"/>
          <w:sz w:val="24"/>
        </w:rPr>
        <w:t>transition ;</w:t>
      </w:r>
      <w:proofErr w:type="gramEnd"/>
      <w:r>
        <w:rPr>
          <w:rFonts w:ascii="Times New Roman" w:eastAsia="SimSun" w:hAnsi="Times New Roman" w:cs="Times New Roman"/>
          <w:kern w:val="0"/>
          <w:sz w:val="24"/>
        </w:rPr>
        <w:t xml:space="preserve"> (2) simulate and compare the </w:t>
      </w:r>
      <w:r>
        <w:rPr>
          <w:rFonts w:ascii="Times New Roman" w:eastAsia="SimSun" w:hAnsi="Times New Roman" w:cs="Times New Roman" w:hint="eastAsia"/>
          <w:kern w:val="0"/>
          <w:sz w:val="24"/>
        </w:rPr>
        <w:t>DFLE gain</w:t>
      </w:r>
      <w:r>
        <w:rPr>
          <w:rFonts w:ascii="Times New Roman" w:eastAsia="SimSun" w:hAnsi="Times New Roman" w:cs="Times New Roman"/>
          <w:kern w:val="0"/>
          <w:sz w:val="24"/>
        </w:rPr>
        <w:t xml:space="preserve"> of alternative wealth redistribution strategies (equal distribution</w:t>
      </w:r>
      <w:r>
        <w:rPr>
          <w:rFonts w:ascii="Times New Roman" w:eastAsia="SimSun" w:hAnsi="Times New Roman" w:cs="Times New Roman" w:hint="eastAsia"/>
          <w:kern w:val="0"/>
          <w:sz w:val="24"/>
        </w:rPr>
        <w:t>,</w:t>
      </w:r>
      <w:r>
        <w:rPr>
          <w:rFonts w:ascii="Times New Roman" w:eastAsia="SimSun" w:hAnsi="Times New Roman" w:cs="Times New Roman"/>
          <w:kern w:val="0"/>
          <w:sz w:val="24"/>
        </w:rPr>
        <w:t xml:space="preserve"> minimum inheritance</w:t>
      </w:r>
      <w:r>
        <w:rPr>
          <w:rFonts w:ascii="Times New Roman" w:eastAsia="SimSun" w:hAnsi="Times New Roman" w:cs="Times New Roman" w:hint="eastAsia"/>
          <w:kern w:val="0"/>
          <w:sz w:val="24"/>
        </w:rPr>
        <w:t>,</w:t>
      </w:r>
      <w:r>
        <w:rPr>
          <w:rFonts w:ascii="Times New Roman" w:eastAsia="SimSun" w:hAnsi="Times New Roman" w:cs="Times New Roman"/>
          <w:kern w:val="0"/>
          <w:sz w:val="24"/>
        </w:rPr>
        <w:t xml:space="preserve"> and balanced-minimum inheritance). </w:t>
      </w:r>
      <w:r>
        <w:rPr>
          <w:rFonts w:ascii="Times New Roman" w:eastAsia="SimSun" w:hAnsi="Times New Roman" w:cs="Times New Roman" w:hint="eastAsia"/>
          <w:kern w:val="0"/>
          <w:sz w:val="24"/>
        </w:rPr>
        <w:t>T</w:t>
      </w:r>
      <w:r>
        <w:rPr>
          <w:rFonts w:ascii="Times New Roman" w:eastAsia="SimSun" w:hAnsi="Times New Roman" w:cs="Times New Roman"/>
          <w:kern w:val="0"/>
          <w:sz w:val="24"/>
        </w:rPr>
        <w:t xml:space="preserve">his study </w:t>
      </w:r>
      <w:r>
        <w:rPr>
          <w:rFonts w:ascii="Times New Roman" w:eastAsia="SimSun" w:hAnsi="Times New Roman" w:cs="Times New Roman" w:hint="eastAsia"/>
          <w:kern w:val="0"/>
          <w:sz w:val="24"/>
        </w:rPr>
        <w:t xml:space="preserve">could </w:t>
      </w:r>
      <w:r>
        <w:rPr>
          <w:rFonts w:ascii="Times New Roman" w:eastAsia="SimSun" w:hAnsi="Times New Roman" w:cs="Times New Roman"/>
          <w:kern w:val="0"/>
          <w:sz w:val="24"/>
        </w:rPr>
        <w:t xml:space="preserve">provide empirical evidence for policy interventions aimed at fostering equitable healthy ageing in </w:t>
      </w:r>
      <w:r>
        <w:rPr>
          <w:rFonts w:ascii="Times New Roman" w:eastAsia="SimSun" w:hAnsi="Times New Roman" w:cs="Times New Roman" w:hint="eastAsia"/>
          <w:kern w:val="0"/>
          <w:sz w:val="24"/>
        </w:rPr>
        <w:t>China</w:t>
      </w:r>
      <w:r>
        <w:rPr>
          <w:rFonts w:ascii="Times New Roman" w:eastAsia="SimSun" w:hAnsi="Times New Roman" w:cs="Times New Roman"/>
          <w:kern w:val="0"/>
          <w:sz w:val="24"/>
        </w:rPr>
        <w:t>.</w:t>
      </w:r>
    </w:p>
    <w:p w14:paraId="177DEE59" w14:textId="77777777" w:rsidR="00FD1612" w:rsidRDefault="00FD1612">
      <w:pPr>
        <w:adjustRightInd w:val="0"/>
        <w:snapToGrid w:val="0"/>
        <w:spacing w:line="360" w:lineRule="auto"/>
        <w:rPr>
          <w:rFonts w:ascii="Times New Roman" w:hAnsi="Times New Roman" w:cs="Times New Roman"/>
          <w:b/>
          <w:bCs/>
          <w:sz w:val="24"/>
        </w:rPr>
      </w:pPr>
    </w:p>
    <w:p w14:paraId="552D8BF2" w14:textId="77777777" w:rsidR="00FD1612" w:rsidRDefault="002D51C3">
      <w:pPr>
        <w:adjustRightInd w:val="0"/>
        <w:snapToGrid w:val="0"/>
        <w:spacing w:line="360" w:lineRule="auto"/>
        <w:rPr>
          <w:rFonts w:ascii="Times New Roman" w:hAnsi="Times New Roman" w:cs="Times New Roman"/>
          <w:b/>
          <w:bCs/>
          <w:sz w:val="24"/>
        </w:rPr>
      </w:pPr>
      <w:r>
        <w:rPr>
          <w:rFonts w:ascii="Times New Roman" w:hAnsi="Times New Roman" w:cs="Times New Roman"/>
          <w:b/>
          <w:bCs/>
          <w:sz w:val="24"/>
        </w:rPr>
        <w:lastRenderedPageBreak/>
        <w:t>2 Methods</w:t>
      </w:r>
    </w:p>
    <w:p w14:paraId="4F5EA4EB" w14:textId="77777777" w:rsidR="00FD1612" w:rsidRDefault="002D51C3">
      <w:pPr>
        <w:adjustRightInd w:val="0"/>
        <w:snapToGrid w:val="0"/>
        <w:spacing w:line="360" w:lineRule="auto"/>
        <w:rPr>
          <w:rFonts w:ascii="Times New Roman" w:hAnsi="Times New Roman" w:cs="Times New Roman"/>
          <w:b/>
          <w:bCs/>
          <w:sz w:val="24"/>
        </w:rPr>
      </w:pPr>
      <w:r>
        <w:rPr>
          <w:rFonts w:ascii="Times New Roman" w:hAnsi="Times New Roman" w:cs="Times New Roman"/>
          <w:b/>
          <w:bCs/>
          <w:sz w:val="24"/>
        </w:rPr>
        <w:t>2.1 Study population</w:t>
      </w:r>
    </w:p>
    <w:p w14:paraId="7CE9BBAF" w14:textId="65DBEDAF" w:rsidR="00FD1612" w:rsidRDefault="002D51C3">
      <w:pPr>
        <w:adjustRightInd w:val="0"/>
        <w:snapToGrid w:val="0"/>
        <w:spacing w:line="360" w:lineRule="auto"/>
        <w:rPr>
          <w:rFonts w:ascii="Times New Roman" w:hAnsi="Times New Roman" w:cs="Times New Roman"/>
          <w:sz w:val="24"/>
        </w:rPr>
      </w:pPr>
      <w:r>
        <w:rPr>
          <w:rFonts w:ascii="Times New Roman" w:hAnsi="Times New Roman" w:cs="Times New Roman"/>
          <w:sz w:val="24"/>
        </w:rPr>
        <w:t>The study participants were middle-aged and older adults from the CHARLS, an ongoing, nationally representative, prospective, longitudinal, population-based study in China. Details of the study design have been published elsewhere</w:t>
      </w:r>
      <w:r>
        <w:rPr>
          <w:rFonts w:ascii="Times New Roman" w:hAnsi="Times New Roman" w:cs="Times New Roman"/>
          <w:sz w:val="24"/>
        </w:rPr>
        <w:fldChar w:fldCharType="begin">
          <w:fldData xml:space="preserve">PEVuZE5vdGU+PENpdGU+PEF1dGhvcj5aaGFvPC9BdXRob3I+PFllYXI+MjAxNDwvWWVhcj48UmVj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PEVuZE5vdGU+PENpdGU+PEF1dGhvcj5aaGFvPC9BdXRob3I+PFllYXI+MjAxNDwvWWVhcj48UmVj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vertAlign w:val="superscript"/>
        </w:rPr>
        <w:t>[14]</w:t>
      </w:r>
      <w:r>
        <w:rPr>
          <w:rFonts w:ascii="Times New Roman" w:hAnsi="Times New Roman" w:cs="Times New Roman"/>
          <w:sz w:val="24"/>
        </w:rPr>
        <w:fldChar w:fldCharType="end"/>
      </w:r>
      <w:r>
        <w:rPr>
          <w:rFonts w:ascii="Times New Roman" w:hAnsi="Times New Roman" w:cs="Times New Roman"/>
          <w:sz w:val="24"/>
        </w:rPr>
        <w:t>. Briefly, t</w:t>
      </w:r>
      <w:r>
        <w:rPr>
          <w:rFonts w:ascii="Times New Roman" w:hAnsi="Times New Roman" w:cs="Times New Roman" w:hint="eastAsia"/>
          <w:sz w:val="24"/>
        </w:rPr>
        <w:t>he probability-proportional-to-size (PPS) sampling approach was implemented in the 2011 CHARLS national baseline research. A total of 17,708 people were enlisted throughout China, and since then, each of the participants has been followed up with every two to three years (wave 2 in 2013, wave 3 in 2015, wave 4 in 2018, and wave 5 in 2020).</w:t>
      </w:r>
      <w:r>
        <w:rPr>
          <w:rStyle w:val="CommentReference"/>
          <w:rFonts w:ascii="Times New Roman" w:hAnsi="Times New Roman" w:cs="Times New Roman"/>
          <w:sz w:val="24"/>
          <w:szCs w:val="24"/>
        </w:rPr>
        <w:t xml:space="preserve"> The Ethical Review Committee approved the protocol of the CHARLS at Peking University. Written informed consent was obtained from all adults. </w:t>
      </w:r>
    </w:p>
    <w:p w14:paraId="2DD2337E" w14:textId="59010FBE" w:rsidR="00FD1612" w:rsidRDefault="002D51C3" w:rsidP="006159DF">
      <w:pPr>
        <w:adjustRightInd w:val="0"/>
        <w:snapToGrid w:val="0"/>
        <w:spacing w:line="360" w:lineRule="auto"/>
        <w:ind w:firstLineChars="200" w:firstLine="480"/>
        <w:rPr>
          <w:rFonts w:ascii="Times New Roman" w:hAnsi="Times New Roman" w:cs="Times New Roman"/>
          <w:sz w:val="24"/>
        </w:rPr>
      </w:pPr>
      <w:proofErr w:type="spellStart"/>
      <w:proofErr w:type="spellEnd"/>
      <w:r>
        <w:rPr>
          <w:rFonts w:ascii="Times New Roman" w:hAnsi="Times New Roman" w:cs="Times New Roman"/>
          <w:sz w:val="24"/>
        </w:rPr>
        <w:t xml:space="preserve">Participants who entered the study at baseline and had available follow-up data across Waves 2 to 5 (2011-2020) were initially included. </w:t>
      </w:r>
      <w:del w:id="7" w:author="Claude Sonnet 4.6" w:date="2026-03-07T00:00:00Z">
        <w:r>
          <w:rPr>
            <w:rFonts w:ascii="Times New Roman" w:hAnsi="Times New Roman" w:cs="Times New Roman"/>
            <w:sz w:val="24"/>
          </w:rPr>
          <w:delText xml:space="preserve">We further exclude</w:delText>
        </w:r>
      </w:del>
      <w:ins w:id="8" w:author="Claude Sonnet 4.6" w:date="2026-03-07T00:00:00Z">
        <w:r>
          <w:rPr>
            <w:rFonts w:ascii="Times New Roman" w:hAnsi="Times New Roman" w:cs="Times New Roman"/>
            <w:sz w:val="24"/>
          </w:rPr>
          <w:t xml:space="preserve">We further excluded</w:t>
        </w:r>
      </w:ins>
      <w:r>
        <w:rPr>
          <w:rFonts w:ascii="Times New Roman" w:hAnsi="Times New Roman" w:cs="Times New Roman"/>
          <w:sz w:val="24"/>
        </w:rPr>
        <w:t xml:space="preserve"> those who were younger than 45 years old at Wave 1 (n=76), with missing wealth information (n=4,603), and without at least 2 available checkups on disability status between waves 1-5 (n=1,450). Finally, 11,579 participants with 51,598 checkups on multistates were included (Figure S1). </w:t>
      </w:r>
    </w:p>
    <w:p w14:paraId="740E3978" w14:textId="18C5BFB9" w:rsidR="00FD1612" w:rsidRDefault="002D51C3">
      <w:pPr>
        <w:adjustRightInd w:val="0"/>
        <w:snapToGrid w:val="0"/>
        <w:spacing w:line="360" w:lineRule="auto"/>
        <w:rPr>
          <w:rFonts w:ascii="Times New Roman" w:hAnsi="Times New Roman" w:cs="Times New Roman"/>
          <w:b/>
          <w:bCs/>
          <w:sz w:val="24"/>
        </w:rPr>
      </w:pPr>
      <w:r>
        <w:rPr>
          <w:rFonts w:ascii="Times New Roman" w:hAnsi="Times New Roman" w:cs="Times New Roman"/>
          <w:b/>
          <w:bCs/>
          <w:sz w:val="24"/>
        </w:rPr>
        <w:t xml:space="preserve">2.2 </w:t>
      </w:r>
      <w:r>
        <w:rPr>
          <w:rFonts w:ascii="Times New Roman" w:hAnsi="Times New Roman" w:cs="Times New Roman" w:hint="eastAsia"/>
          <w:b/>
          <w:bCs/>
          <w:sz w:val="24"/>
        </w:rPr>
        <w:t>Ascertainment</w:t>
      </w:r>
      <w:r>
        <w:rPr>
          <w:rFonts w:ascii="Times New Roman" w:hAnsi="Times New Roman" w:cs="Times New Roman"/>
          <w:b/>
          <w:bCs/>
          <w:sz w:val="24"/>
        </w:rPr>
        <w:t xml:space="preserve"> of disability</w:t>
      </w:r>
      <w:r>
        <w:rPr>
          <w:rStyle w:val="CommentReference"/>
          <w:rFonts w:ascii="Times New Roman" w:hAnsi="Times New Roman" w:cs="Times New Roman" w:hint="eastAsia"/>
          <w:b/>
          <w:bCs/>
          <w:sz w:val="24"/>
          <w:szCs w:val="24"/>
        </w:rPr>
        <w:t xml:space="preserve"> a</w:t>
      </w:r>
      <w:r>
        <w:rPr>
          <w:rStyle w:val="CommentReference"/>
          <w:rFonts w:ascii="Times New Roman" w:hAnsi="Times New Roman" w:cs="Times New Roman"/>
          <w:b/>
          <w:bCs/>
          <w:sz w:val="24"/>
          <w:szCs w:val="24"/>
        </w:rPr>
        <w:t>nd mortality</w:t>
      </w:r>
    </w:p>
    <w:p w14:paraId="60BFA27C" w14:textId="736763E6" w:rsidR="00FD1612" w:rsidRDefault="002D51C3">
      <w:pPr>
        <w:adjustRightInd w:val="0"/>
        <w:snapToGrid w:val="0"/>
        <w:spacing w:line="360" w:lineRule="auto"/>
        <w:rPr>
          <w:rFonts w:ascii="Times New Roman" w:hAnsi="Times New Roman" w:cs="Times New Roman"/>
          <w:sz w:val="24"/>
        </w:rPr>
      </w:pPr>
      <w:r>
        <w:rPr>
          <w:rFonts w:ascii="Times New Roman" w:hAnsi="Times New Roman" w:cs="Times New Roman"/>
          <w:sz w:val="24"/>
        </w:rPr>
        <w:t xml:space="preserve">This study used the international standard version of the </w:t>
      </w:r>
      <w:r>
        <w:rPr>
          <w:rFonts w:ascii="Times New Roman" w:hAnsi="Times New Roman" w:cs="Times New Roman" w:hint="eastAsia"/>
          <w:sz w:val="24"/>
        </w:rPr>
        <w:t>Activities of Daily Living</w:t>
      </w:r>
      <w:r>
        <w:rPr>
          <w:rFonts w:ascii="Times New Roman" w:hAnsi="Times New Roman" w:cs="Times New Roman"/>
          <w:sz w:val="24"/>
        </w:rPr>
        <w:t xml:space="preserve"> (ADL) scale</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&lt;EndNote&gt;&lt;Cite&gt;&lt;Author&gt;Seaton&lt;/Author&gt;&lt;Year&gt;2005&lt;/Year&gt;&lt;RecNum&gt;53&lt;/RecNum&gt;&lt;DisplayText&gt;&lt;style face="superscript"&gt;[15]&lt;/style&gt;&lt;/DisplayText&gt;&lt;record&gt;&lt;rec-number&gt;53&lt;/rec-number&gt;&lt;foreign-keys&gt;&lt;key app="EN" db-id="ws2xvfse3sf20netfppv22fyd0550t9s5zza" timestamp="1768110362"&gt;53&lt;/key&gt;&lt;/foreign-keys&gt;&lt;ref-type name="Journal Article"&gt;17&lt;/ref-type&gt;&lt;contributors&gt;&lt;authors&gt;&lt;author&gt;Seaton, Mary K.&lt;/author&gt;&lt;author&gt;Groth, Gail N.&lt;/author&gt;&lt;author&gt;Matheson, Leonard&lt;/author&gt;&lt;author&gt;Feely, Christine&lt;/author&gt;&lt;/authors&gt;&lt;/contributors&gt;&lt;titles&gt;&lt;title&gt;Reliability and Validity of the Milliken Activities of Daily Living Scale&lt;/title&gt;&lt;secondary-title&gt;Journal of Occupational Rehabilitation&lt;/secondary-title&gt;&lt;/titles&gt;&lt;periodical&gt;&lt;full-title&gt;Journal of Occupational Rehabilitation&lt;/full-title&gt;&lt;/periodical&gt;&lt;pages&gt;343-351&lt;/pages&gt;&lt;volume&gt;15&lt;/volume&gt;&lt;number&gt;3&lt;/number&gt;&lt;dates&gt;&lt;year&gt;2005&lt;/year&gt;&lt;pub-dates&gt;&lt;date&gt;2005/09/01&lt;/date&gt;&lt;/pub-dates&gt;&lt;/dates&gt;&lt;isbn&gt;1573-3688&lt;/isbn&gt;&lt;urls&gt;&lt;related-urls&gt;&lt;url&gt;https://doi.org/10.1007/s10926-005-5941-3&lt;/url&gt;&lt;/related-urls&gt;&lt;/urls&gt;&lt;electronic-resource-num&gt;10.1007/s10926-005-5941-3&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vertAlign w:val="superscript"/>
        </w:rPr>
        <w:t>[15]</w:t>
      </w:r>
      <w:r>
        <w:rPr>
          <w:rFonts w:ascii="Times New Roman" w:hAnsi="Times New Roman" w:cs="Times New Roman"/>
          <w:sz w:val="24"/>
        </w:rPr>
        <w:fldChar w:fldCharType="end"/>
      </w:r>
      <w:r>
        <w:rPr>
          <w:rFonts w:ascii="Times New Roman" w:hAnsi="Times New Roman" w:cs="Times New Roman"/>
          <w:sz w:val="24"/>
        </w:rPr>
        <w:t xml:space="preserve"> to measure disability, which consisted of six items: eating, dressing, bathing, using the toilet, getting in or out of bed and controlling urination and defecation [33]. Four options were provided in response to each item: (1) “No, I don’t have any difficulty”; (2) “I have difficulty but can still do it”; (3) “Yes, I have difficulty and need help”; and (4) “I cannot do it”. Participants who selected the third or fourth option of any item were considered </w:t>
      </w:r>
      <w:r>
        <w:rPr>
          <w:rFonts w:ascii="Times New Roman" w:hAnsi="Times New Roman" w:cs="Times New Roman" w:hint="eastAsia"/>
          <w:sz w:val="24"/>
        </w:rPr>
        <w:t xml:space="preserve">as </w:t>
      </w:r>
      <w:r>
        <w:rPr>
          <w:rFonts w:ascii="Times New Roman" w:hAnsi="Times New Roman" w:cs="Times New Roman"/>
          <w:sz w:val="24"/>
        </w:rPr>
        <w:t>hav</w:t>
      </w:r>
      <w:r>
        <w:rPr>
          <w:rFonts w:ascii="Times New Roman" w:hAnsi="Times New Roman" w:cs="Times New Roman" w:hint="eastAsia"/>
          <w:sz w:val="24"/>
        </w:rPr>
        <w:t>ing</w:t>
      </w:r>
      <w:r>
        <w:rPr>
          <w:rFonts w:ascii="Times New Roman" w:hAnsi="Times New Roman" w:cs="Times New Roman"/>
          <w:sz w:val="24"/>
        </w:rPr>
        <w:t xml:space="preserve"> disability. </w:t>
      </w:r>
    </w:p>
    <w:p w14:paraId="1A854D85" w14:textId="77777777" w:rsidR="00FD1612" w:rsidRDefault="002D51C3" w:rsidP="006159DF">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hint="eastAsia"/>
          <w:sz w:val="24"/>
        </w:rPr>
        <w:t>The mortality information in CHARLS was collected from the exit interview in 2013, 2015, 2018</w:t>
      </w:r>
      <w:r>
        <w:rPr>
          <w:rFonts w:ascii="Times New Roman" w:hAnsi="Times New Roman" w:cs="Times New Roman"/>
          <w:sz w:val="24"/>
        </w:rPr>
        <w:t>,</w:t>
      </w:r>
      <w:r>
        <w:rPr>
          <w:rFonts w:ascii="Times New Roman" w:hAnsi="Times New Roman" w:cs="Times New Roman" w:hint="eastAsia"/>
          <w:sz w:val="24"/>
        </w:rPr>
        <w:t xml:space="preserve"> and </w:t>
      </w:r>
      <w:r>
        <w:rPr>
          <w:rFonts w:ascii="Times New Roman" w:hAnsi="Times New Roman" w:cs="Times New Roman"/>
          <w:sz w:val="24"/>
        </w:rPr>
        <w:t xml:space="preserve">2020 </w:t>
      </w:r>
      <w:r>
        <w:rPr>
          <w:rFonts w:ascii="Times New Roman" w:hAnsi="Times New Roman" w:cs="Times New Roman" w:hint="eastAsia"/>
          <w:sz w:val="24"/>
        </w:rPr>
        <w:t xml:space="preserve">waves. As the exact </w:t>
      </w:r>
      <w:r>
        <w:rPr>
          <w:rFonts w:ascii="Times New Roman" w:hAnsi="Times New Roman" w:cs="Times New Roman"/>
          <w:sz w:val="24"/>
        </w:rPr>
        <w:t>date</w:t>
      </w:r>
      <w:r>
        <w:rPr>
          <w:rFonts w:ascii="Times New Roman" w:hAnsi="Times New Roman" w:cs="Times New Roman" w:hint="eastAsia"/>
          <w:sz w:val="24"/>
        </w:rPr>
        <w:t xml:space="preserve"> of death was not reported in CHARLS, we constructed a binary variable to denote the occurrence of death within the </w:t>
      </w:r>
      <w:r>
        <w:rPr>
          <w:rFonts w:ascii="Times New Roman" w:hAnsi="Times New Roman" w:cs="Times New Roman"/>
          <w:sz w:val="24"/>
        </w:rPr>
        <w:t>8</w:t>
      </w:r>
      <w:r>
        <w:rPr>
          <w:rFonts w:ascii="Times New Roman" w:hAnsi="Times New Roman" w:cs="Times New Roman" w:hint="eastAsia"/>
          <w:sz w:val="24"/>
        </w:rPr>
        <w:t xml:space="preserve">-year follow-up since baseline in this study. </w:t>
      </w:r>
      <w:r>
        <w:rPr>
          <w:rFonts w:ascii="Times New Roman" w:hAnsi="Times New Roman" w:cs="Times New Roman" w:hint="eastAsia"/>
          <w:sz w:val="24"/>
          <w:szCs w:val="28"/>
        </w:rPr>
        <w:t xml:space="preserve">Participants were followed from enrollment until death, loss to follow-up, or wave 5 in 2020, whichever came first. </w:t>
      </w:r>
    </w:p>
    <w:p w14:paraId="32C94C7C" w14:textId="77777777" w:rsidR="00FD1612" w:rsidRDefault="002D51C3">
      <w:pPr>
        <w:adjustRightInd w:val="0"/>
        <w:snapToGrid w:val="0"/>
        <w:spacing w:line="360" w:lineRule="auto"/>
        <w:rPr>
          <w:rFonts w:ascii="Times New Roman" w:hAnsi="Times New Roman" w:cs="Times New Roman"/>
          <w:b/>
          <w:bCs/>
          <w:sz w:val="24"/>
        </w:rPr>
      </w:pPr>
      <w:r>
        <w:rPr>
          <w:rFonts w:ascii="Times New Roman" w:hAnsi="Times New Roman" w:cs="Times New Roman"/>
          <w:b/>
          <w:bCs/>
          <w:sz w:val="24"/>
        </w:rPr>
        <w:t>2.3 Measurement of wealth</w:t>
      </w:r>
    </w:p>
    <w:p w14:paraId="6F87F7ED" w14:textId="0900200F" w:rsidR="00FD1612" w:rsidRDefault="002D51C3">
      <w:pPr>
        <w:adjustRightInd w:val="0"/>
        <w:snapToGrid w:val="0"/>
        <w:spacing w:line="360" w:lineRule="auto"/>
        <w:rPr>
          <w:rFonts w:ascii="Times New Roman" w:hAnsi="Times New Roman" w:cs="Times New Roman"/>
          <w:sz w:val="24"/>
        </w:rPr>
      </w:pPr>
      <w:r>
        <w:rPr>
          <w:rFonts w:ascii="Times New Roman" w:hAnsi="Times New Roman" w:cs="Times New Roman"/>
          <w:sz w:val="24"/>
        </w:rPr>
        <w:t>Wealth was measured with couple-level wealth (total net worth of assets owned by one and one's spouse or partner) derived from CHARLS datasets provided on the Gateway to Global Aging Data website (https://g2aging.org/health-and-retirement-</w:t>
      </w:r>
      <w:r>
        <w:rPr>
          <w:rFonts w:ascii="Times New Roman" w:hAnsi="Times New Roman" w:cs="Times New Roman"/>
          <w:sz w:val="24"/>
        </w:rPr>
        <w:lastRenderedPageBreak/>
        <w:t xml:space="preserve">studies/overview). The components of wealth assessed in </w:t>
      </w:r>
      <w:r>
        <w:rPr>
          <w:rFonts w:ascii="Times New Roman" w:hAnsi="Times New Roman" w:cs="Times New Roman" w:hint="eastAsia"/>
          <w:sz w:val="24"/>
        </w:rPr>
        <w:t xml:space="preserve">CHARLS </w:t>
      </w:r>
      <w:r>
        <w:rPr>
          <w:rFonts w:ascii="Times New Roman" w:hAnsi="Times New Roman" w:cs="Times New Roman"/>
          <w:sz w:val="24"/>
        </w:rPr>
        <w:t>comprise five categories: (1) primary residence and other real estate, with valuation incorporating the owner's percentage of ownership; (2) transportation, defined as the total value of household vehicles and measured at the household level; (3) business assets, which include the total value of non-financial assets, fixed capital assets, irrigable land, livestock, and aquatic life, also measured at the household level; (4) non-housing financial wealth; and (5) total household debts</w:t>
      </w:r>
      <w:r>
        <w:rPr>
          <w:rFonts w:ascii="Times New Roman" w:hAnsi="Times New Roman" w:cs="Times New Roman"/>
          <w:sz w:val="24"/>
        </w:rPr>
        <w:fldChar w:fldCharType="begin">
          <w:fldData xml:space="preserve">PEVuZE5vdGU+PENpdGU+PEF1dGhvcj5DaG88L0F1dGhvcj48WWVhcj4yMDIzPC9ZZWFyPjxSZWNO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PEVuZE5vdGU+PENpdGU+PEF1dGhvcj5DaG88L0F1dGhvcj48WWVhcj4yMDIzPC9ZZWFyPjxSZWNO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vertAlign w:val="superscript"/>
        </w:rPr>
        <w:t>[16]</w:t>
      </w:r>
      <w:r>
        <w:rPr>
          <w:rFonts w:ascii="Times New Roman" w:hAnsi="Times New Roman" w:cs="Times New Roman"/>
          <w:sz w:val="24"/>
        </w:rPr>
        <w:fldChar w:fldCharType="end"/>
      </w:r>
      <w:r>
        <w:rPr>
          <w:rFonts w:ascii="Times New Roman" w:hAnsi="Times New Roman" w:cs="Times New Roman"/>
          <w:sz w:val="24"/>
        </w:rPr>
        <w:t xml:space="preserve">. Imputed wealth data were provided by survey study teams, except for the 2015 wealth data in CHARLS, which were the raw records reported by study participants. </w:t>
      </w:r>
    </w:p>
    <w:p w14:paraId="4E3F38DB" w14:textId="4711F111" w:rsidR="00FD1612" w:rsidRDefault="002D51C3">
      <w:pPr>
        <w:adjustRightInd w:val="0"/>
        <w:snapToGrid w:val="0"/>
        <w:spacing w:line="360" w:lineRule="auto"/>
        <w:ind w:firstLineChars="200" w:firstLine="480"/>
        <w:rPr>
          <w:rFonts w:ascii="Times New Roman" w:hAnsi="Times New Roman" w:cs="Times New Roman"/>
          <w:sz w:val="24"/>
        </w:rPr>
      </w:pPr>
      <w:bookmarkStart w:id="7" w:name="OLE_LINK11"/>
      <w:bookmarkEnd w:id="7"/>
      <w:proofErr w:type="spellStart"/>
      <w:proofErr w:type="spellEnd"/>
      <w:r>
        <w:rPr>
          <w:rFonts w:ascii="Times New Roman" w:hAnsi="Times New Roman" w:cs="Times New Roman"/>
          <w:sz w:val="24"/>
        </w:rPr>
        <w:t xml:space="preserve">To account for differences in household size and composition, wealth variables was equivalized using OECD-modified equivalence scale. Specifically, an equivalence weight of 1.0 was assigned to the first adult in the household, 0.5 to the second and each additional household member aged 14 years or older, and 0.3 to each child aged under 14 years[17]. Wealth (i.e., per capita wealth) was then derived by dividing household net wealth by the corresponding equivalence factor. Given the substantial inequality in the distribution of wealth, wealth exhibits a pronounced right-skewed distribution and includes zero and negative values. Accordingly, we apply the </w:t>
      </w:r>
      <w:del w:id="9" w:author="Claude Sonnet 4.6" w:date="2026-03-07T00:00:00Z">
        <w:r>
          <w:rPr>
            <w:rFonts w:ascii="Times New Roman" w:hAnsi="Times New Roman" w:cs="Times New Roman"/>
            <w:sz w:val="24"/>
          </w:rPr>
          <w:delText xml:space="preserve">ierse hyperbolic sine</w:delText>
        </w:r>
      </w:del>
      <w:ins w:id="10" w:author="Claude Sonnet 4.6" w:date="2026-03-07T00:00:00Z">
        <w:r>
          <w:rPr>
            <w:rFonts w:ascii="Times New Roman" w:hAnsi="Times New Roman" w:cs="Times New Roman"/>
            <w:sz w:val="24"/>
          </w:rPr>
          <w:t xml:space="preserve">inverse hyperbolic sine</w:t>
        </w:r>
      </w:ins>
      <w:r>
        <w:rPr>
          <w:rFonts w:ascii="Times New Roman" w:hAnsi="Times New Roman" w:cs="Times New Roman"/>
          <w:sz w:val="24"/>
        </w:rPr>
        <w:t xml:space="preserve"> (IHS) transformation (i.e., IHS-transformed equivalized wealth)[18].</w:t>
      </w:r>
    </w:p>
    <w:p w14:paraId="6A7509D7" w14:textId="77777777" w:rsidR="00FD1612" w:rsidRDefault="002D51C3">
      <w:pPr>
        <w:adjustRightInd w:val="0"/>
        <w:snapToGrid w:val="0"/>
        <w:spacing w:line="360" w:lineRule="auto"/>
        <w:rPr>
          <w:rFonts w:ascii="Times New Roman" w:hAnsi="Times New Roman" w:cs="Times New Roman"/>
          <w:color w:val="FF0000"/>
          <w:sz w:val="24"/>
        </w:rPr>
      </w:pPr>
      <w:r>
        <w:rPr>
          <w:rFonts w:ascii="Times New Roman" w:hAnsi="Times New Roman" w:cs="Times New Roman"/>
          <w:b/>
          <w:bCs/>
          <w:sz w:val="24"/>
        </w:rPr>
        <w:t>2.4 Wealth redistribution strategies</w:t>
      </w:r>
    </w:p>
    <w:p w14:paraId="2707669B" w14:textId="77777777" w:rsidR="00FD1612" w:rsidRDefault="002D51C3">
      <w:pPr>
        <w:adjustRightInd w:val="0"/>
        <w:snapToGrid w:val="0"/>
        <w:spacing w:line="360" w:lineRule="auto"/>
        <w:rPr>
          <w:rFonts w:ascii="Times New Roman" w:hAnsi="Times New Roman" w:cs="Times New Roman"/>
          <w:sz w:val="24"/>
          <w:szCs w:val="28"/>
        </w:rPr>
      </w:pPr>
      <w:r>
        <w:rPr>
          <w:rFonts w:ascii="Times New Roman" w:hAnsi="Times New Roman" w:cs="Times New Roman"/>
          <w:sz w:val="24"/>
          <w:szCs w:val="28"/>
        </w:rPr>
        <w:t>First, an equal wealth distribution strategy was simulated in which all individuals were assigned the same wealth, corresponding to the mean wealth level of the simulated cohort (115,451</w:t>
      </w:r>
      <w:bookmarkStart w:id="8" w:name="OLE_LINK7"/>
      <w:r>
        <w:rPr>
          <w:rFonts w:ascii="Times New Roman" w:hAnsi="Times New Roman" w:cs="Times New Roman"/>
          <w:sz w:val="24"/>
          <w:szCs w:val="28"/>
        </w:rPr>
        <w:t xml:space="preserve"> </w:t>
      </w:r>
      <w:bookmarkEnd w:id="8"/>
      <w:r>
        <w:rPr>
          <w:rFonts w:ascii="Times New Roman" w:hAnsi="Times New Roman" w:cs="Times New Roman"/>
          <w:sz w:val="24"/>
          <w:szCs w:val="28"/>
        </w:rPr>
        <w:t>Chinese Yuan [CNY])</w:t>
      </w:r>
      <w:r>
        <w:rPr>
          <w:rFonts w:ascii="Times New Roman" w:hAnsi="Times New Roman" w:cs="Times New Roman"/>
          <w:sz w:val="24"/>
          <w:szCs w:val="28"/>
        </w:rPr>
        <w:fldChar w:fldCharType="begin">
          <w:fldData xml:space="preserve">PEVuZE5vdGU+PENpdGU+PEF1dGhvcj5IaW1tZWxzdGVpbjwvQXV0aG9yPjxZZWFyPjIwMjQ8L1ll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</w:fldData>
        </w:fldChar>
      </w:r>
      <w:r>
        <w:rPr>
          <w:rFonts w:ascii="Times New Roman" w:hAnsi="Times New Roman" w:cs="Times New Roman"/>
          <w:sz w:val="24"/>
          <w:szCs w:val="28"/>
        </w:rPr>
        <w:instrText xml:space="preserve"> ADDIN EN.CITE </w:instrText>
      </w:r>
      <w:r>
        <w:rPr>
          <w:rFonts w:ascii="Times New Roman" w:hAnsi="Times New Roman" w:cs="Times New Roman"/>
          <w:sz w:val="24"/>
          <w:szCs w:val="28"/>
        </w:rPr>
        <w:fldChar w:fldCharType="begin">
          <w:fldData xml:space="preserve">PEVuZE5vdGU+PENpdGU+PEF1dGhvcj5IaW1tZWxzdGVpbjwvQXV0aG9yPjxZZWFyPjIwMjQ8L1ll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</w:fldData>
        </w:fldChar>
      </w:r>
      <w:r>
        <w:rPr>
          <w:rFonts w:ascii="Times New Roman" w:hAnsi="Times New Roman" w:cs="Times New Roman"/>
          <w:sz w:val="24"/>
          <w:szCs w:val="28"/>
        </w:rPr>
        <w:instrText xml:space="preserve"> ADDIN EN.CITE.DATA </w:instrText>
      </w:r>
      <w:r>
        <w:rPr>
          <w:rFonts w:ascii="Times New Roman" w:hAnsi="Times New Roman" w:cs="Times New Roman"/>
          <w:sz w:val="24"/>
          <w:szCs w:val="28"/>
        </w:rPr>
      </w:r>
      <w:r>
        <w:rPr>
          <w:rFonts w:ascii="Times New Roman" w:hAnsi="Times New Roman" w:cs="Times New Roman"/>
          <w:sz w:val="24"/>
          <w:szCs w:val="28"/>
        </w:rPr>
        <w:fldChar w:fldCharType="end"/>
      </w:r>
      <w:r>
        <w:rPr>
          <w:rFonts w:ascii="Times New Roman" w:hAnsi="Times New Roman" w:cs="Times New Roman"/>
          <w:sz w:val="24"/>
          <w:szCs w:val="28"/>
        </w:rPr>
      </w:r>
      <w:r>
        <w:rPr>
          <w:rFonts w:ascii="Times New Roman" w:hAnsi="Times New Roman" w:cs="Times New Roman"/>
          <w:sz w:val="24"/>
          <w:szCs w:val="28"/>
        </w:rPr>
        <w:fldChar w:fldCharType="separate"/>
      </w:r>
      <w:r>
        <w:rPr>
          <w:rFonts w:ascii="Times New Roman" w:hAnsi="Times New Roman" w:cs="Times New Roman"/>
          <w:sz w:val="24"/>
          <w:szCs w:val="28"/>
          <w:vertAlign w:val="superscript"/>
        </w:rPr>
        <w:t>[19]</w:t>
      </w:r>
      <w:r>
        <w:rPr>
          <w:rFonts w:ascii="Times New Roman" w:hAnsi="Times New Roman" w:cs="Times New Roman"/>
          <w:sz w:val="24"/>
          <w:szCs w:val="28"/>
        </w:rPr>
        <w:fldChar w:fldCharType="end"/>
      </w:r>
      <w:r>
        <w:rPr>
          <w:rFonts w:ascii="Times New Roman" w:hAnsi="Times New Roman" w:cs="Times New Roman"/>
          <w:sz w:val="24"/>
          <w:szCs w:val="28"/>
        </w:rPr>
        <w:t xml:space="preserve">. </w:t>
      </w:r>
    </w:p>
    <w:p w14:paraId="61F8188E" w14:textId="1659FF02" w:rsidR="00FD1612" w:rsidRDefault="002D51C3" w:rsidP="006159DF">
      <w:pPr>
        <w:adjustRightInd w:val="0"/>
        <w:snapToGrid w:val="0"/>
        <w:spacing w:line="360" w:lineRule="auto"/>
        <w:ind w:firstLineChars="200" w:firstLine="480"/>
        <w:rPr>
          <w:rFonts w:ascii="Times New Roman" w:hAnsi="Times New Roman" w:cs="Times New Roman"/>
          <w:sz w:val="24"/>
          <w:szCs w:val="28"/>
        </w:rPr>
      </w:pPr>
      <w:r>
        <w:rPr>
          <w:rFonts w:ascii="Times New Roman" w:hAnsi="Times New Roman" w:cs="Times New Roman"/>
          <w:sz w:val="24"/>
          <w:szCs w:val="28"/>
        </w:rPr>
        <w:t>We then modeled a minimum inheritance strategy, as proposed by Piketty</w:t>
      </w:r>
      <w:r>
        <w:rPr>
          <w:rFonts w:ascii="Times New Roman" w:hAnsi="Times New Roman" w:cs="Times New Roman"/>
          <w:sz w:val="24"/>
          <w:szCs w:val="28"/>
        </w:rPr>
        <w:fldChar w:fldCharType="begin"/>
      </w:r>
      <w:r>
        <w:rPr>
          <w:rFonts w:ascii="Times New Roman" w:hAnsi="Times New Roman" w:cs="Times New Roman"/>
          <w:sz w:val="24"/>
          <w:szCs w:val="28"/>
        </w:rPr>
        <w:instrText xml:space="preserve"> ADDIN EN.CITE &lt;EndNote&gt;&lt;Cite&gt;&lt;Author&gt;Seabright&lt;/Author&gt;&lt;Year&gt;2023&lt;/Year&gt;&lt;RecNum&gt;58&lt;/RecNum&gt;&lt;DisplayText&gt;&lt;style face="superscript"&gt;[20]&lt;/style&gt;&lt;/DisplayText&gt;&lt;record&gt;&lt;rec-number&gt;58&lt;/rec-number&gt;&lt;foreign-keys&gt;&lt;key app="EN" db-id="ws2xvfse3sf20netfppv22fyd0550t9s5zza" timestamp="1768110953"&gt;58&lt;/key&gt;&lt;/foreign-keys&gt;&lt;ref-type name="Journal Article"&gt;17&lt;/ref-type&gt;&lt;contributors&gt;&lt;authors&gt;&lt;author&gt;Seabright, Paul&lt;/author&gt;&lt;/authors&gt;&lt;/contributors&gt;&lt;titles&gt;&lt;title&gt;Thomas Piketty, A Brief History of Inequality&lt;/title&gt;&lt;secondary-title&gt;Society&lt;/secondary-title&gt;&lt;/titles&gt;&lt;periodical&gt;&lt;full-title&gt;Society&lt;/full-title&gt;&lt;/periodical&gt;&lt;pages&gt;114-117&lt;/pages&gt;&lt;volume&gt;60&lt;/volume&gt;&lt;number&gt;1&lt;/number&gt;&lt;dates&gt;&lt;year&gt;2023&lt;/year&gt;&lt;pub-dates&gt;&lt;date&gt;2023/02/01&lt;/date&gt;&lt;/pub-dates&gt;&lt;/dates&gt;&lt;isbn&gt;1936-4725&lt;/isbn&gt;&lt;urls&gt;&lt;related-urls&gt;&lt;url&gt;https://doi.org/10.1007/s12115-023-00807-2&lt;/url&gt;&lt;/related-urls&gt;&lt;/urls&gt;&lt;electronic-resource-num&gt;10.1007/s12115-023-00807-2&lt;/electronic-resource-num&gt;&lt;/record&gt;&lt;/Cite&gt;&lt;/EndNote&gt;</w:instrText>
      </w:r>
      <w:r>
        <w:rPr>
          <w:rFonts w:ascii="Times New Roman" w:hAnsi="Times New Roman" w:cs="Times New Roman"/>
          <w:sz w:val="24"/>
          <w:szCs w:val="28"/>
        </w:rPr>
        <w:fldChar w:fldCharType="separate"/>
      </w:r>
      <w:r>
        <w:rPr>
          <w:rFonts w:ascii="Times New Roman" w:hAnsi="Times New Roman" w:cs="Times New Roman"/>
          <w:sz w:val="24"/>
          <w:szCs w:val="28"/>
          <w:vertAlign w:val="superscript"/>
        </w:rPr>
        <w:t>[20]</w:t>
      </w:r>
      <w:r>
        <w:rPr>
          <w:rFonts w:ascii="Times New Roman" w:hAnsi="Times New Roman" w:cs="Times New Roman"/>
          <w:sz w:val="24"/>
          <w:szCs w:val="28"/>
        </w:rPr>
        <w:fldChar w:fldCharType="end"/>
      </w:r>
      <w:r>
        <w:rPr>
          <w:rFonts w:ascii="Times New Roman" w:hAnsi="Times New Roman" w:cs="Times New Roman"/>
          <w:sz w:val="24"/>
          <w:szCs w:val="28"/>
        </w:rPr>
        <w:t>, under which each adult is guaranteed a minimum wealth equal to 60% of national per-person wealth. Individuals with wealth below 69,271 CNY (60% of 115,451 CNY) were assigned this minimum value, while the wealth of individuals above this threshold remained unchanged due to government fiscal transfers.</w:t>
      </w:r>
    </w:p>
    <w:p w14:paraId="05D2EE09" w14:textId="15989D70" w:rsidR="00FD1612" w:rsidRDefault="002D51C3" w:rsidP="006159DF">
      <w:pPr>
        <w:adjustRightInd w:val="0"/>
        <w:snapToGrid w:val="0"/>
        <w:spacing w:line="360" w:lineRule="auto"/>
        <w:ind w:firstLineChars="200" w:firstLine="480"/>
        <w:rPr>
          <w:rStyle w:val="CommentReference"/>
          <w:rFonts w:ascii="Times New Roman" w:hAnsi="Times New Roman" w:cs="Times New Roman"/>
        </w:rPr>
      </w:pPr>
      <w:r>
        <w:rPr>
          <w:rFonts w:ascii="Times New Roman" w:hAnsi="Times New Roman" w:cs="Times New Roman"/>
          <w:sz w:val="24"/>
          <w:szCs w:val="28"/>
        </w:rPr>
        <w:t>We further considered a balanced minimum inheritance strategy in which the aggregate increase in wealth among individuals below the threshold was fully financed by proportional reductions among individuals in the fifth wealth quintile. In practice, such redistribution could be implemented through higher taxation on capital income or inheritances among wealthier households, with the proceeds used to expand welfare transfers or social protection for individuals with low initial wealth</w:t>
      </w:r>
      <w:r>
        <w:rPr>
          <w:rFonts w:ascii="Times New Roman" w:hAnsi="Times New Roman" w:cs="Times New Roman"/>
          <w:sz w:val="24"/>
          <w:szCs w:val="28"/>
        </w:rPr>
        <w:fldChar w:fldCharType="begin">
          <w:fldData xml:space="preserve">PEVuZE5vdGU+PENpdGU+PEF1dGhvcj5XZWk8L0F1dGhvcj48WWVhcj4yMDI0PC9ZZWFyPjxSZWNO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==
</w:fldData>
        </w:fldChar>
      </w:r>
      <w:r>
        <w:rPr>
          <w:rFonts w:ascii="Times New Roman" w:hAnsi="Times New Roman" w:cs="Times New Roman"/>
          <w:sz w:val="24"/>
          <w:szCs w:val="28"/>
        </w:rPr>
        <w:instrText xml:space="preserve"> ADDIN EN.CITE </w:instrText>
      </w:r>
      <w:r>
        <w:rPr>
          <w:rFonts w:ascii="Times New Roman" w:hAnsi="Times New Roman" w:cs="Times New Roman"/>
          <w:sz w:val="24"/>
          <w:szCs w:val="28"/>
        </w:rPr>
        <w:fldChar w:fldCharType="begin">
          <w:fldData xml:space="preserve">PEVuZE5vdGU+PENpdGU+PEF1dGhvcj5XZWk8L0F1dGhvcj48WWVhcj4yMDI0PC9ZZWFyPjxSZWNO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==
</w:fldData>
        </w:fldChar>
      </w:r>
      <w:r>
        <w:rPr>
          <w:rFonts w:ascii="Times New Roman" w:hAnsi="Times New Roman" w:cs="Times New Roman"/>
          <w:sz w:val="24"/>
          <w:szCs w:val="28"/>
        </w:rPr>
        <w:instrText xml:space="preserve"> ADDIN EN.CITE.DATA </w:instrText>
      </w:r>
      <w:r>
        <w:rPr>
          <w:rFonts w:ascii="Times New Roman" w:hAnsi="Times New Roman" w:cs="Times New Roman"/>
          <w:sz w:val="24"/>
          <w:szCs w:val="28"/>
        </w:rPr>
      </w:r>
      <w:r>
        <w:rPr>
          <w:rFonts w:ascii="Times New Roman" w:hAnsi="Times New Roman" w:cs="Times New Roman"/>
          <w:sz w:val="24"/>
          <w:szCs w:val="28"/>
        </w:rPr>
        <w:fldChar w:fldCharType="end"/>
      </w:r>
      <w:r>
        <w:rPr>
          <w:rFonts w:ascii="Times New Roman" w:hAnsi="Times New Roman" w:cs="Times New Roman"/>
          <w:sz w:val="24"/>
          <w:szCs w:val="28"/>
        </w:rPr>
      </w:r>
      <w:r>
        <w:rPr>
          <w:rFonts w:ascii="Times New Roman" w:hAnsi="Times New Roman" w:cs="Times New Roman"/>
          <w:sz w:val="24"/>
          <w:szCs w:val="28"/>
        </w:rPr>
        <w:fldChar w:fldCharType="separate"/>
      </w:r>
      <w:r>
        <w:rPr>
          <w:rFonts w:ascii="Times New Roman" w:hAnsi="Times New Roman" w:cs="Times New Roman"/>
          <w:sz w:val="24"/>
          <w:szCs w:val="28"/>
          <w:vertAlign w:val="superscript"/>
        </w:rPr>
        <w:t>[8, 21]</w:t>
      </w:r>
      <w:r>
        <w:rPr>
          <w:rFonts w:ascii="Times New Roman" w:hAnsi="Times New Roman" w:cs="Times New Roman"/>
          <w:sz w:val="24"/>
          <w:szCs w:val="28"/>
        </w:rPr>
        <w:fldChar w:fldCharType="end"/>
      </w:r>
      <w:r>
        <w:rPr>
          <w:rFonts w:ascii="Times New Roman" w:hAnsi="Times New Roman" w:cs="Times New Roman"/>
          <w:sz w:val="24"/>
          <w:szCs w:val="28"/>
        </w:rPr>
        <w:t>.</w:t>
      </w:r>
    </w:p>
    <w:p w14:paraId="0817BDC8" w14:textId="1ADC7D86" w:rsidR="00FD1612" w:rsidRDefault="002D51C3" w:rsidP="006159DF">
      <w:pPr>
        <w:adjustRightInd w:val="0"/>
        <w:snapToGrid w:val="0"/>
        <w:spacing w:line="360" w:lineRule="auto"/>
        <w:ind w:firstLineChars="200" w:firstLine="420"/>
        <w:rPr>
          <w:rFonts w:ascii="Times New Roman" w:hAnsi="Times New Roman" w:cs="Times New Roman"/>
          <w:sz w:val="24"/>
        </w:rPr>
      </w:pPr>
      <w:r>
        <w:rPr>
          <w:rStyle w:val="CommentReference"/>
          <w:rFonts w:ascii="Times New Roman" w:hAnsi="Times New Roman" w:cs="Times New Roman"/>
        </w:rPr>
        <w:t xml:space="preserve">  </w:t>
      </w:r>
      <w:r>
        <w:rPr>
          <w:rFonts w:ascii="Times New Roman" w:hAnsi="Times New Roman" w:cs="Times New Roman"/>
          <w:sz w:val="24"/>
          <w:szCs w:val="28"/>
        </w:rPr>
        <w:t xml:space="preserve">The distributions of mean wealth across quintiles under the current wealth </w:t>
      </w:r>
      <w:r>
        <w:rPr>
          <w:rFonts w:ascii="Times New Roman" w:hAnsi="Times New Roman" w:cs="Times New Roman"/>
          <w:sz w:val="24"/>
          <w:szCs w:val="28"/>
        </w:rPr>
        <w:lastRenderedPageBreak/>
        <w:t xml:space="preserve">distribution and the three wealth redistribution strategies are visualized in </w:t>
      </w:r>
      <w:r>
        <w:rPr>
          <w:rFonts w:ascii="Times New Roman" w:hAnsi="Times New Roman" w:cs="Times New Roman"/>
          <w:b/>
          <w:bCs/>
          <w:sz w:val="24"/>
          <w:szCs w:val="28"/>
        </w:rPr>
        <w:t>Figure S1</w:t>
      </w:r>
      <w:r>
        <w:rPr>
          <w:rFonts w:ascii="Times New Roman" w:hAnsi="Times New Roman" w:cs="Times New Roman"/>
          <w:sz w:val="24"/>
          <w:szCs w:val="28"/>
        </w:rPr>
        <w:t>.</w:t>
      </w:r>
      <w:r>
        <w:rPr>
          <w:rStyle w:val="CommentReference"/>
          <w:rFonts w:ascii="Times New Roman" w:hAnsi="Times New Roman" w:cs="Times New Roman"/>
        </w:rPr>
        <w:t xml:space="preserve"> </w:t>
      </w:r>
    </w:p>
    <w:p w14:paraId="61DD7C63" w14:textId="77777777" w:rsidR="00FD1612" w:rsidRDefault="002D51C3">
      <w:pPr>
        <w:adjustRightInd w:val="0"/>
        <w:snapToGrid w:val="0"/>
        <w:spacing w:line="360" w:lineRule="auto"/>
        <w:rPr>
          <w:rFonts w:ascii="Times New Roman" w:hAnsi="Times New Roman" w:cs="Times New Roman"/>
          <w:b/>
          <w:bCs/>
          <w:sz w:val="24"/>
          <w:szCs w:val="28"/>
        </w:rPr>
      </w:pPr>
      <w:r>
        <w:rPr>
          <w:rFonts w:ascii="Times New Roman" w:hAnsi="Times New Roman" w:cs="Times New Roman"/>
          <w:b/>
          <w:bCs/>
          <w:sz w:val="24"/>
          <w:szCs w:val="28"/>
        </w:rPr>
        <w:t>2.5 Statistical analysis</w:t>
      </w:r>
    </w:p>
    <w:p w14:paraId="08F9CA7E" w14:textId="77777777" w:rsidR="00FD1612" w:rsidRDefault="002D51C3">
      <w:pPr>
        <w:adjustRightInd w:val="0"/>
        <w:snapToGrid w:val="0"/>
        <w:spacing w:line="360" w:lineRule="auto"/>
        <w:rPr>
          <w:rFonts w:ascii="Times New Roman" w:hAnsi="Times New Roman" w:cs="Times New Roman"/>
          <w:b/>
          <w:bCs/>
          <w:sz w:val="24"/>
          <w:szCs w:val="28"/>
        </w:rPr>
      </w:pPr>
      <w:r>
        <w:rPr>
          <w:rFonts w:ascii="Times New Roman" w:hAnsi="Times New Roman" w:cs="Times New Roman" w:hint="eastAsia"/>
          <w:b/>
          <w:bCs/>
          <w:sz w:val="24"/>
          <w:szCs w:val="28"/>
        </w:rPr>
        <w:t>M</w:t>
      </w:r>
      <w:r>
        <w:rPr>
          <w:rFonts w:ascii="Times New Roman" w:hAnsi="Times New Roman" w:cs="Times New Roman"/>
          <w:b/>
          <w:bCs/>
          <w:sz w:val="24"/>
          <w:szCs w:val="28"/>
        </w:rPr>
        <w:t>ulti-state Markov model</w:t>
      </w:r>
    </w:p>
    <w:p w14:paraId="4C711FE4" w14:textId="77777777" w:rsidR="00FD1612" w:rsidRDefault="002D51C3">
      <w:pPr>
        <w:adjustRightInd w:val="0"/>
        <w:snapToGrid w:val="0"/>
        <w:spacing w:line="360" w:lineRule="auto"/>
        <w:rPr>
          <w:rFonts w:ascii="Times New Roman" w:hAnsi="Times New Roman" w:cs="Times New Roman"/>
          <w:sz w:val="24"/>
          <w:szCs w:val="28"/>
        </w:rPr>
      </w:pPr>
      <w:r>
        <w:rPr>
          <w:rFonts w:ascii="Times New Roman" w:hAnsi="Times New Roman" w:cs="Times New Roman"/>
          <w:sz w:val="24"/>
          <w:szCs w:val="28"/>
        </w:rPr>
        <w:t xml:space="preserve">To examine transitions in disability states over time, </w:t>
      </w:r>
      <w:bookmarkStart w:id="9" w:name="OLE_LINK8"/>
      <w:r>
        <w:rPr>
          <w:rFonts w:ascii="Times New Roman" w:hAnsi="Times New Roman" w:cs="Times New Roman"/>
          <w:sz w:val="24"/>
          <w:szCs w:val="28"/>
        </w:rPr>
        <w:t>multi-state Markov</w:t>
      </w:r>
      <w:bookmarkEnd w:id="9"/>
      <w:r>
        <w:rPr>
          <w:rFonts w:ascii="Times New Roman" w:hAnsi="Times New Roman" w:cs="Times New Roman"/>
          <w:sz w:val="24"/>
          <w:szCs w:val="28"/>
        </w:rPr>
        <w:t xml:space="preserve"> (MSM) models were constructed using the </w:t>
      </w:r>
      <w:proofErr w:type="spellStart"/>
      <w:r>
        <w:rPr>
          <w:rFonts w:ascii="Times New Roman" w:hAnsi="Times New Roman" w:cs="Times New Roman"/>
          <w:sz w:val="24"/>
          <w:szCs w:val="28"/>
        </w:rPr>
        <w:t>msm</w:t>
      </w:r>
      <w:proofErr w:type="spellEnd"/>
      <w:r>
        <w:rPr>
          <w:rFonts w:ascii="Times New Roman" w:hAnsi="Times New Roman" w:cs="Times New Roman"/>
          <w:sz w:val="24"/>
          <w:szCs w:val="28"/>
        </w:rPr>
        <w:t xml:space="preserve"> package in R (version 4.4.3)</w:t>
      </w:r>
      <w:r>
        <w:rPr>
          <w:rFonts w:ascii="Times New Roman" w:hAnsi="Times New Roman" w:cs="Times New Roman"/>
          <w:sz w:val="24"/>
          <w:szCs w:val="28"/>
        </w:rPr>
        <w:fldChar w:fldCharType="begin"/>
      </w:r>
      <w:r>
        <w:rPr>
          <w:rFonts w:ascii="Times New Roman" w:hAnsi="Times New Roman" w:cs="Times New Roman"/>
          <w:sz w:val="24"/>
          <w:szCs w:val="28"/>
        </w:rPr>
        <w:instrText xml:space="preserve"> ADDIN EN.CITE &lt;EndNote&gt;&lt;Cite&gt;&lt;Author&gt;Jackson&lt;/Author&gt;&lt;Year&gt;2011&lt;/Year&gt;&lt;RecNum&gt;61&lt;/RecNum&gt;&lt;DisplayText&gt;&lt;style face="superscript"&gt;[22]&lt;/style&gt;&lt;/DisplayText&gt;&lt;record&gt;&lt;rec-number&gt;61&lt;/rec-number&gt;&lt;foreign-keys&gt;&lt;key app="EN" db-id="ws2xvfse3sf20netfppv22fyd0550t9s5zza" timestamp="1768111411"&gt;61&lt;/key&gt;&lt;/foreign-keys&gt;&lt;ref-type name="Journal Article"&gt;17&lt;/ref-type&gt;&lt;contributors&gt;&lt;authors&gt;&lt;author&gt;Jackson, Christopher&lt;/author&gt;&lt;/authors&gt;&lt;/contributors&gt;&lt;titles&gt;&lt;title&gt;Multi-State Models for Panel Data: The msm Package for R&lt;/title&gt;&lt;secondary-title&gt;Journal of Statistical Software&lt;/secondary-title&gt;&lt;/titles&gt;&lt;periodical&gt;&lt;full-title&gt;Journal of Statistical Software&lt;/full-title&gt;&lt;/periodical&gt;&lt;pages&gt;1 - 28&lt;/pages&gt;&lt;volume&gt;38&lt;/volume&gt;&lt;number&gt;8&lt;/number&gt;&lt;section&gt;Articles&lt;/section&gt;&lt;dates&gt;&lt;year&gt;2011&lt;/year&gt;&lt;pub-dates&gt;&lt;date&gt;01/04&lt;/date&gt;&lt;/pub-dates&gt;&lt;/dates&gt;&lt;urls&gt;&lt;related-urls&gt;&lt;url&gt;https://www.jstatsoft.org/index.php/jss/article/view/v038i08&lt;/url&gt;&lt;/related-urls&gt;&lt;/urls&gt;&lt;electronic-resource-num&gt;10.18637/jss.v038.i08&lt;/electronic-resource-num&gt;&lt;access-date&gt;2026/01/11&lt;/access-date&gt;&lt;/record&gt;&lt;/Cite&gt;&lt;/EndNote&gt;</w:instrText>
      </w:r>
      <w:r>
        <w:rPr>
          <w:rFonts w:ascii="Times New Roman" w:hAnsi="Times New Roman" w:cs="Times New Roman"/>
          <w:sz w:val="24"/>
          <w:szCs w:val="28"/>
        </w:rPr>
        <w:fldChar w:fldCharType="separate"/>
      </w:r>
      <w:r>
        <w:rPr>
          <w:rFonts w:ascii="Times New Roman" w:hAnsi="Times New Roman" w:cs="Times New Roman"/>
          <w:sz w:val="24"/>
          <w:szCs w:val="28"/>
          <w:vertAlign w:val="superscript"/>
        </w:rPr>
        <w:t>[22]</w:t>
      </w:r>
      <w:r>
        <w:rPr>
          <w:rFonts w:ascii="Times New Roman" w:hAnsi="Times New Roman" w:cs="Times New Roman"/>
          <w:sz w:val="24"/>
          <w:szCs w:val="28"/>
        </w:rPr>
        <w:fldChar w:fldCharType="end"/>
      </w:r>
      <w:r>
        <w:rPr>
          <w:rFonts w:ascii="Times New Roman" w:hAnsi="Times New Roman" w:cs="Times New Roman"/>
          <w:sz w:val="24"/>
          <w:szCs w:val="28"/>
        </w:rPr>
        <w:t>. The MSM is a commonly used method for describing the progression of health states over time. It therefore allowed us to estimate the expected duration of each state, the probability of transitions between them, and the risk ratio of transitions across groups. Using proportional hazard models, we performed parameter estimation via maximum likelihood estimation to derive the transition probabilities of health states for different subgroups</w:t>
      </w:r>
      <w:r>
        <w:rPr>
          <w:rFonts w:ascii="Times New Roman" w:hAnsi="Times New Roman" w:cs="Times New Roman"/>
          <w:sz w:val="24"/>
          <w:szCs w:val="28"/>
        </w:rPr>
        <w:fldChar w:fldCharType="begin">
          <w:fldData xml:space="preserve">PEVuZE5vdGU+PENpdGU+PEF1dGhvcj5Ib3U8L0F1dGhvcj48WWVhcj4yMDE4PC9ZZWFyPjxSZWNO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</w:fldData>
        </w:fldChar>
      </w:r>
      <w:r>
        <w:rPr>
          <w:rFonts w:ascii="Times New Roman" w:hAnsi="Times New Roman" w:cs="Times New Roman"/>
          <w:sz w:val="24"/>
          <w:szCs w:val="28"/>
        </w:rPr>
        <w:instrText xml:space="preserve"> ADDIN EN.CITE </w:instrText>
      </w:r>
      <w:r>
        <w:rPr>
          <w:rFonts w:ascii="Times New Roman" w:hAnsi="Times New Roman" w:cs="Times New Roman"/>
          <w:sz w:val="24"/>
          <w:szCs w:val="28"/>
        </w:rPr>
        <w:fldChar w:fldCharType="begin">
          <w:fldData xml:space="preserve">PEVuZE5vdGU+PENpdGU+PEF1dGhvcj5Ib3U8L0F1dGhvcj48WWVhcj4yMDE4PC9ZZWFyPjxSZWNO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</w:fldData>
        </w:fldChar>
      </w:r>
      <w:r>
        <w:rPr>
          <w:rFonts w:ascii="Times New Roman" w:hAnsi="Times New Roman" w:cs="Times New Roman"/>
          <w:sz w:val="24"/>
          <w:szCs w:val="28"/>
        </w:rPr>
        <w:instrText xml:space="preserve"> ADDIN EN.CITE.DATA </w:instrText>
      </w:r>
      <w:r>
        <w:rPr>
          <w:rFonts w:ascii="Times New Roman" w:hAnsi="Times New Roman" w:cs="Times New Roman"/>
          <w:sz w:val="24"/>
          <w:szCs w:val="28"/>
        </w:rPr>
      </w:r>
      <w:r>
        <w:rPr>
          <w:rFonts w:ascii="Times New Roman" w:hAnsi="Times New Roman" w:cs="Times New Roman"/>
          <w:sz w:val="24"/>
          <w:szCs w:val="28"/>
        </w:rPr>
        <w:fldChar w:fldCharType="end"/>
      </w:r>
      <w:r>
        <w:rPr>
          <w:rFonts w:ascii="Times New Roman" w:hAnsi="Times New Roman" w:cs="Times New Roman"/>
          <w:sz w:val="24"/>
          <w:szCs w:val="28"/>
        </w:rPr>
      </w:r>
      <w:r>
        <w:rPr>
          <w:rFonts w:ascii="Times New Roman" w:hAnsi="Times New Roman" w:cs="Times New Roman"/>
          <w:sz w:val="24"/>
          <w:szCs w:val="28"/>
        </w:rPr>
        <w:fldChar w:fldCharType="separate"/>
      </w:r>
      <w:r>
        <w:rPr>
          <w:rFonts w:ascii="Times New Roman" w:hAnsi="Times New Roman" w:cs="Times New Roman"/>
          <w:sz w:val="24"/>
          <w:szCs w:val="28"/>
          <w:vertAlign w:val="superscript"/>
        </w:rPr>
        <w:t>[23]</w:t>
      </w:r>
      <w:r>
        <w:rPr>
          <w:rFonts w:ascii="Times New Roman" w:hAnsi="Times New Roman" w:cs="Times New Roman"/>
          <w:sz w:val="24"/>
          <w:szCs w:val="28"/>
        </w:rPr>
        <w:fldChar w:fldCharType="end"/>
      </w:r>
      <w:r>
        <w:rPr>
          <w:rFonts w:ascii="Times New Roman" w:hAnsi="Times New Roman" w:cs="Times New Roman"/>
          <w:sz w:val="24"/>
          <w:szCs w:val="28"/>
        </w:rPr>
        <w:t xml:space="preserve">. </w:t>
      </w:r>
    </w:p>
    <w:p w14:paraId="542B2A2F" w14:textId="77777777" w:rsidR="00FD1612" w:rsidRDefault="002D51C3">
      <w:pPr>
        <w:adjustRightInd w:val="0"/>
        <w:snapToGrid w:val="0"/>
        <w:spacing w:line="360" w:lineRule="auto"/>
        <w:ind w:firstLineChars="200" w:firstLine="480"/>
        <w:rPr>
          <w:rFonts w:ascii="Times New Roman" w:hAnsi="Times New Roman" w:cs="Times New Roman"/>
          <w:sz w:val="24"/>
          <w:szCs w:val="28"/>
        </w:rPr>
      </w:pPr>
      <w:r>
        <w:rPr>
          <w:rFonts w:ascii="Times New Roman" w:hAnsi="Times New Roman" w:cs="Times New Roman"/>
          <w:sz w:val="24"/>
          <w:szCs w:val="28"/>
        </w:rPr>
        <w:t>We defined three possible states (disability-free marked as state 1, disability marked as 2, and death marked as 3), where disability-free and disability are designated as transient states</w:t>
      </w:r>
      <w:r>
        <w:rPr>
          <w:rFonts w:ascii="Times New Roman" w:hAnsi="Times New Roman" w:cs="Times New Roman" w:hint="eastAsia"/>
          <w:sz w:val="24"/>
          <w:szCs w:val="28"/>
        </w:rPr>
        <w:t>,</w:t>
      </w:r>
      <w:r>
        <w:rPr>
          <w:rFonts w:ascii="Times New Roman" w:hAnsi="Times New Roman" w:cs="Times New Roman"/>
          <w:sz w:val="24"/>
          <w:szCs w:val="28"/>
        </w:rPr>
        <w:t xml:space="preserve"> while death as the absorbing state. Transient states can move between adjacent states, but once an absorbing state is reached, no further transitions can occur. Individuals can advance or recover between adjacent states or die from any state. The Markov assumption claims that the rate of transition from one state to another depends only on the current state. The transition intensity matrix, which determines these transitions, is denoted as Q and is given below:</w:t>
      </w:r>
    </w:p>
    <w:p w14:paraId="16FE3E72" w14:textId="77777777" w:rsidR="00FD1612" w:rsidRDefault="002D51C3">
      <w:pPr>
        <w:spacing w:line="360" w:lineRule="auto"/>
        <w:rPr>
          <w:rFonts w:ascii="Times New Roman" w:hAnsi="Times New Roman" w:cs="Times New Roman"/>
          <w:sz w:val="24"/>
          <w:szCs w:val="28"/>
        </w:rPr>
      </w:pPr>
      <m:oMathPara>
        <m:oMath>
          <m:r>
            <w:rPr>
              <w:rFonts w:ascii="Cambria Math" w:hAnsi="Cambria Math" w:cs="Times New Roman"/>
              <w:sz w:val="24"/>
              <w:szCs w:val="28"/>
            </w:rPr>
            <m:t>Q=</m:t>
          </m:r>
          <m:d>
            <m:dPr>
              <m:ctrlPr>
                <w:rPr>
                  <w:rFonts w:ascii="Cambria Math" w:hAnsi="Cambria Math" w:cs="Times New Roman"/>
                  <w:sz w:val="24"/>
                  <w:szCs w:val="28"/>
                </w:rPr>
              </m:ctrlPr>
            </m:dPr>
            <m:e>
              <m:m>
                <m:mPr>
                  <m:mcs>
                    <m:mc>
                      <m:mcPr>
                        <m:count m:val="3"/>
                        <m:mcJc m:val="center"/>
                      </m:mcPr>
                    </m:mc>
                  </m:mcs>
                  <m:ctrlPr>
                    <w:rPr>
                      <w:rFonts w:ascii="Cambria Math" w:hAnsi="Cambria Math" w:cs="Times New Roman"/>
                      <w:sz w:val="24"/>
                      <w:szCs w:val="28"/>
                    </w:rPr>
                  </m:ctrlPr>
                </m:mPr>
                <m:mr>
                  <m:e>
                    <m:r>
                      <w:rPr>
                        <w:rFonts w:ascii="Cambria Math" w:hAnsi="Cambria Math" w:cs="Times New Roman"/>
                        <w:sz w:val="24"/>
                        <w:szCs w:val="28"/>
                      </w:rPr>
                      <m:t>-</m:t>
                    </m:r>
                    <m:d>
                      <m:dPr>
                        <m:ctrlPr>
                          <w:rPr>
                            <w:rFonts w:ascii="Cambria Math" w:hAnsi="Cambria Math" w:cs="Times New Roman"/>
                            <w:i/>
                            <w:sz w:val="24"/>
                            <w:szCs w:val="28"/>
                          </w:rPr>
                        </m:ctrlPr>
                      </m:dPr>
                      <m:e>
                        <m:sSub>
                          <m:sSubPr>
                            <m:ctrlPr>
                              <w:rPr>
                                <w:rFonts w:ascii="Cambria Math" w:hAnsi="Cambria Math" w:cs="Times New Roman"/>
                                <w:i/>
                                <w:sz w:val="24"/>
                                <w:szCs w:val="28"/>
                              </w:rPr>
                            </m:ctrlPr>
                          </m:sSubPr>
                          <m:e>
                            <m:r>
                              <m:rPr>
                                <m:sty m:val="p"/>
                              </m:rPr>
                              <w:rPr>
                                <w:rFonts w:ascii="Cambria Math" w:hAnsi="Cambria Math" w:cs="Times New Roman"/>
                                <w:sz w:val="24"/>
                                <w:szCs w:val="28"/>
                              </w:rPr>
                              <m:t>μ</m:t>
                            </m:r>
                          </m:e>
                          <m:sub>
                            <m:r>
                              <w:rPr>
                                <w:rFonts w:ascii="Cambria Math" w:hAnsi="Cambria Math" w:cs="Times New Roman"/>
                                <w:sz w:val="24"/>
                                <w:szCs w:val="28"/>
                              </w:rPr>
                              <m:t>12</m:t>
                            </m:r>
                          </m:sub>
                        </m:sSub>
                        <m:r>
                          <m:rPr>
                            <m:sty m:val="p"/>
                          </m:rPr>
                          <w:rPr>
                            <w:rFonts w:ascii="DejaVu Math TeX Gyre" w:hAnsi="DejaVu Math TeX Gyre" w:cs="Times New Roman"/>
                            <w:sz w:val="24"/>
                            <w:szCs w:val="28"/>
                          </w:rPr>
                          <m:t>+</m:t>
                        </m:r>
                        <m:sSub>
                          <m:sSubPr>
                            <m:ctrlPr>
                              <w:rPr>
                                <w:rFonts w:ascii="Cambria Math" w:hAnsi="Cambria Math" w:cs="Times New Roman"/>
                                <w:i/>
                                <w:sz w:val="24"/>
                                <w:szCs w:val="28"/>
                              </w:rPr>
                            </m:ctrlPr>
                          </m:sSubPr>
                          <m:e>
                            <m:r>
                              <m:rPr>
                                <m:sty m:val="p"/>
                              </m:rPr>
                              <w:rPr>
                                <w:rFonts w:ascii="Cambria Math" w:hAnsi="Cambria Math" w:cs="Times New Roman"/>
                                <w:sz w:val="24"/>
                                <w:szCs w:val="28"/>
                              </w:rPr>
                              <m:t>μ</m:t>
                            </m:r>
                          </m:e>
                          <m:sub>
                            <m:r>
                              <w:rPr>
                                <w:rFonts w:ascii="Cambria Math" w:hAnsi="Cambria Math" w:cs="Times New Roman"/>
                                <w:sz w:val="24"/>
                                <w:szCs w:val="28"/>
                              </w:rPr>
                              <m:t>13</m:t>
                            </m:r>
                          </m:sub>
                        </m:sSub>
                      </m:e>
                    </m:d>
                    <m:ctrlPr>
                      <w:rPr>
                        <w:rFonts w:ascii="Cambria Math" w:hAnsi="Cambria Math" w:cs="Times New Roman"/>
                        <w:i/>
                        <w:sz w:val="24"/>
                        <w:szCs w:val="28"/>
                      </w:rPr>
                    </m:ctrlPr>
                  </m:e>
                  <m:e>
                    <m:sSub>
                      <m:sSubPr>
                        <m:ctrlPr>
                          <w:rPr>
                            <w:rFonts w:ascii="Cambria Math" w:hAnsi="Cambria Math" w:cs="Times New Roman"/>
                            <w:i/>
                            <w:sz w:val="24"/>
                            <w:szCs w:val="28"/>
                          </w:rPr>
                        </m:ctrlPr>
                      </m:sSubPr>
                      <m:e>
                        <m:r>
                          <m:rPr>
                            <m:sty m:val="p"/>
                          </m:rPr>
                          <w:rPr>
                            <w:rFonts w:ascii="Cambria Math" w:hAnsi="Cambria Math" w:cs="Times New Roman"/>
                            <w:sz w:val="24"/>
                            <w:szCs w:val="28"/>
                          </w:rPr>
                          <m:t>μ</m:t>
                        </m:r>
                      </m:e>
                      <m:sub>
                        <m:r>
                          <w:rPr>
                            <w:rFonts w:ascii="Cambria Math" w:hAnsi="Cambria Math" w:cs="Times New Roman"/>
                            <w:sz w:val="24"/>
                            <w:szCs w:val="28"/>
                          </w:rPr>
                          <m:t>12</m:t>
                        </m:r>
                      </m:sub>
                    </m:sSub>
                    <m:ctrlPr>
                      <w:rPr>
                        <w:rFonts w:ascii="Cambria Math" w:hAnsi="Cambria Math" w:cs="Times New Roman"/>
                        <w:i/>
                        <w:sz w:val="24"/>
                        <w:szCs w:val="28"/>
                      </w:rPr>
                    </m:ctrlPr>
                  </m:e>
                  <m:e>
                    <m:sSub>
                      <m:sSubPr>
                        <m:ctrlPr>
                          <w:rPr>
                            <w:rFonts w:ascii="Cambria Math" w:hAnsi="Cambria Math" w:cs="Times New Roman"/>
                            <w:i/>
                            <w:sz w:val="24"/>
                            <w:szCs w:val="28"/>
                          </w:rPr>
                        </m:ctrlPr>
                      </m:sSubPr>
                      <m:e>
                        <m:r>
                          <m:rPr>
                            <m:sty m:val="p"/>
                          </m:rPr>
                          <w:rPr>
                            <w:rFonts w:ascii="Cambria Math" w:hAnsi="Cambria Math" w:cs="Times New Roman"/>
                            <w:sz w:val="24"/>
                            <w:szCs w:val="28"/>
                          </w:rPr>
                          <m:t>μ</m:t>
                        </m:r>
                      </m:e>
                      <m:sub>
                        <m:r>
                          <w:rPr>
                            <w:rFonts w:ascii="Cambria Math" w:hAnsi="Cambria Math" w:cs="Times New Roman"/>
                            <w:sz w:val="24"/>
                            <w:szCs w:val="28"/>
                          </w:rPr>
                          <m:t>13</m:t>
                        </m:r>
                      </m:sub>
                    </m:sSub>
                    <m:ctrlPr>
                      <w:rPr>
                        <w:rFonts w:ascii="Cambria Math" w:hAnsi="Cambria Math" w:cs="Times New Roman"/>
                        <w:i/>
                        <w:sz w:val="24"/>
                        <w:szCs w:val="28"/>
                      </w:rPr>
                    </m:ctrlPr>
                  </m:e>
                </m:mr>
                <m:mr>
                  <m:e>
                    <m:sSub>
                      <m:sSubPr>
                        <m:ctrlPr>
                          <w:rPr>
                            <w:rFonts w:ascii="Cambria Math" w:hAnsi="Cambria Math" w:cs="Times New Roman"/>
                            <w:i/>
                            <w:sz w:val="24"/>
                            <w:szCs w:val="28"/>
                          </w:rPr>
                        </m:ctrlPr>
                      </m:sSubPr>
                      <m:e>
                        <m:r>
                          <m:rPr>
                            <m:sty m:val="p"/>
                          </m:rPr>
                          <w:rPr>
                            <w:rFonts w:ascii="Cambria Math" w:hAnsi="Cambria Math" w:cs="Times New Roman"/>
                            <w:sz w:val="24"/>
                            <w:szCs w:val="28"/>
                          </w:rPr>
                          <m:t>μ</m:t>
                        </m:r>
                      </m:e>
                      <m:sub>
                        <m:r>
                          <w:rPr>
                            <w:rFonts w:ascii="Cambria Math" w:hAnsi="Cambria Math" w:cs="Times New Roman"/>
                            <w:sz w:val="24"/>
                            <w:szCs w:val="28"/>
                          </w:rPr>
                          <m:t>21</m:t>
                        </m:r>
                      </m:sub>
                    </m:sSub>
                    <m:ctrlPr>
                      <w:rPr>
                        <w:rFonts w:ascii="Cambria Math" w:hAnsi="Cambria Math" w:cs="Times New Roman"/>
                        <w:i/>
                        <w:sz w:val="24"/>
                        <w:szCs w:val="28"/>
                      </w:rPr>
                    </m:ctrlPr>
                  </m:e>
                  <m:e>
                    <m:r>
                      <w:rPr>
                        <w:rFonts w:ascii="Cambria Math" w:hAnsi="Cambria Math" w:cs="Times New Roman"/>
                        <w:sz w:val="24"/>
                        <w:szCs w:val="28"/>
                      </w:rPr>
                      <m:t>-</m:t>
                    </m:r>
                    <m:d>
                      <m:dPr>
                        <m:ctrlPr>
                          <w:rPr>
                            <w:rFonts w:ascii="Cambria Math" w:hAnsi="Cambria Math" w:cs="Times New Roman"/>
                            <w:i/>
                            <w:sz w:val="24"/>
                            <w:szCs w:val="28"/>
                          </w:rPr>
                        </m:ctrlPr>
                      </m:dPr>
                      <m:e>
                        <m:sSub>
                          <m:sSubPr>
                            <m:ctrlPr>
                              <w:rPr>
                                <w:rFonts w:ascii="Cambria Math" w:hAnsi="Cambria Math" w:cs="Times New Roman"/>
                                <w:i/>
                                <w:sz w:val="24"/>
                                <w:szCs w:val="28"/>
                              </w:rPr>
                            </m:ctrlPr>
                          </m:sSubPr>
                          <m:e>
                            <m:r>
                              <m:rPr>
                                <m:sty m:val="p"/>
                              </m:rPr>
                              <w:rPr>
                                <w:rFonts w:ascii="Cambria Math" w:hAnsi="Cambria Math" w:cs="Times New Roman"/>
                                <w:sz w:val="24"/>
                                <w:szCs w:val="28"/>
                              </w:rPr>
                              <m:t>μ</m:t>
                            </m:r>
                          </m:e>
                          <m:sub>
                            <m:r>
                              <w:rPr>
                                <w:rFonts w:ascii="Cambria Math" w:hAnsi="Cambria Math" w:cs="Times New Roman"/>
                                <w:sz w:val="24"/>
                                <w:szCs w:val="28"/>
                              </w:rPr>
                              <m:t>21</m:t>
                            </m:r>
                          </m:sub>
                        </m:sSub>
                        <m:r>
                          <m:rPr>
                            <m:sty m:val="p"/>
                          </m:rPr>
                          <w:rPr>
                            <w:rFonts w:ascii="DejaVu Math TeX Gyre" w:hAnsi="DejaVu Math TeX Gyre" w:cs="Times New Roman"/>
                            <w:sz w:val="24"/>
                            <w:szCs w:val="28"/>
                          </w:rPr>
                          <m:t>+</m:t>
                        </m:r>
                        <m:sSub>
                          <m:sSubPr>
                            <m:ctrlPr>
                              <w:rPr>
                                <w:rFonts w:ascii="Cambria Math" w:hAnsi="Cambria Math" w:cs="Times New Roman"/>
                                <w:i/>
                                <w:sz w:val="24"/>
                                <w:szCs w:val="28"/>
                              </w:rPr>
                            </m:ctrlPr>
                          </m:sSubPr>
                          <m:e>
                            <m:r>
                              <m:rPr>
                                <m:sty m:val="p"/>
                              </m:rPr>
                              <w:rPr>
                                <w:rFonts w:ascii="Cambria Math" w:hAnsi="Cambria Math" w:cs="Times New Roman"/>
                                <w:sz w:val="24"/>
                                <w:szCs w:val="28"/>
                              </w:rPr>
                              <m:t>μ</m:t>
                            </m:r>
                          </m:e>
                          <m:sub>
                            <m:r>
                              <w:rPr>
                                <w:rFonts w:ascii="Cambria Math" w:hAnsi="Cambria Math" w:cs="Times New Roman"/>
                                <w:sz w:val="24"/>
                                <w:szCs w:val="28"/>
                              </w:rPr>
                              <m:t>23</m:t>
                            </m:r>
                          </m:sub>
                        </m:sSub>
                      </m:e>
                    </m:d>
                    <m:ctrlPr>
                      <w:rPr>
                        <w:rFonts w:ascii="Cambria Math" w:hAnsi="Cambria Math" w:cs="Times New Roman"/>
                        <w:i/>
                        <w:sz w:val="24"/>
                        <w:szCs w:val="28"/>
                      </w:rPr>
                    </m:ctrlPr>
                  </m:e>
                  <m:e>
                    <m:sSub>
                      <m:sSubPr>
                        <m:ctrlPr>
                          <w:rPr>
                            <w:rFonts w:ascii="Cambria Math" w:hAnsi="Cambria Math" w:cs="Times New Roman"/>
                            <w:i/>
                            <w:sz w:val="24"/>
                            <w:szCs w:val="28"/>
                          </w:rPr>
                        </m:ctrlPr>
                      </m:sSubPr>
                      <m:e>
                        <m:r>
                          <m:rPr>
                            <m:sty m:val="p"/>
                          </m:rPr>
                          <w:rPr>
                            <w:rFonts w:ascii="Cambria Math" w:hAnsi="Cambria Math" w:cs="Times New Roman"/>
                            <w:sz w:val="24"/>
                            <w:szCs w:val="28"/>
                          </w:rPr>
                          <m:t>μ</m:t>
                        </m:r>
                      </m:e>
                      <m:sub>
                        <m:r>
                          <w:rPr>
                            <w:rFonts w:ascii="Cambria Math" w:hAnsi="Cambria Math" w:cs="Times New Roman"/>
                            <w:sz w:val="24"/>
                            <w:szCs w:val="28"/>
                          </w:rPr>
                          <m:t>23</m:t>
                        </m:r>
                      </m:sub>
                    </m:sSub>
                    <m:ctrlPr>
                      <w:rPr>
                        <w:rFonts w:ascii="Cambria Math" w:hAnsi="Cambria Math" w:cs="Times New Roman"/>
                        <w:i/>
                        <w:sz w:val="24"/>
                        <w:szCs w:val="28"/>
                      </w:rPr>
                    </m:ctrlPr>
                  </m:e>
                </m:mr>
                <m:mr>
                  <m:e>
                    <m:r>
                      <w:rPr>
                        <w:rFonts w:ascii="Cambria Math" w:hAnsi="Cambria Math" w:cs="Times New Roman"/>
                        <w:sz w:val="24"/>
                        <w:szCs w:val="28"/>
                      </w:rPr>
                      <m:t>0</m:t>
                    </m:r>
                    <m:ctrlPr>
                      <w:rPr>
                        <w:rFonts w:ascii="Cambria Math" w:hAnsi="Cambria Math" w:cs="Times New Roman"/>
                        <w:i/>
                        <w:sz w:val="24"/>
                        <w:szCs w:val="28"/>
                      </w:rPr>
                    </m:ctrlPr>
                  </m:e>
                  <m:e>
                    <m:r>
                      <w:rPr>
                        <w:rFonts w:ascii="Cambria Math" w:hAnsi="Cambria Math" w:cs="Times New Roman"/>
                        <w:sz w:val="24"/>
                        <w:szCs w:val="28"/>
                      </w:rPr>
                      <m:t>0</m:t>
                    </m:r>
                    <m:ctrlPr>
                      <w:rPr>
                        <w:rFonts w:ascii="Cambria Math" w:hAnsi="Cambria Math" w:cs="Times New Roman"/>
                        <w:i/>
                        <w:sz w:val="24"/>
                        <w:szCs w:val="28"/>
                      </w:rPr>
                    </m:ctrlPr>
                  </m:e>
                  <m:e>
                    <m:r>
                      <w:rPr>
                        <w:rFonts w:ascii="Cambria Math" w:hAnsi="Cambria Math" w:cs="Times New Roman"/>
                        <w:sz w:val="24"/>
                        <w:szCs w:val="28"/>
                      </w:rPr>
                      <m:t>0</m:t>
                    </m:r>
                    <m:ctrlPr>
                      <w:rPr>
                        <w:rFonts w:ascii="Cambria Math" w:hAnsi="Cambria Math" w:cs="Times New Roman"/>
                        <w:i/>
                        <w:sz w:val="24"/>
                        <w:szCs w:val="28"/>
                      </w:rPr>
                    </m:ctrlPr>
                  </m:e>
                </m:mr>
              </m:m>
            </m:e>
          </m:d>
        </m:oMath>
      </m:oMathPara>
    </w:p>
    <w:p w14:paraId="32AE4813" w14:textId="77777777" w:rsidR="00FD1612" w:rsidRDefault="002D51C3">
      <w:pPr>
        <w:adjustRightInd w:val="0"/>
        <w:snapToGrid w:val="0"/>
        <w:spacing w:line="360" w:lineRule="auto"/>
        <w:rPr>
          <w:rFonts w:ascii="Times New Roman" w:hAnsi="Times New Roman" w:cs="Times New Roman"/>
          <w:sz w:val="24"/>
          <w:szCs w:val="28"/>
        </w:rPr>
      </w:pPr>
      <w:r>
        <w:rPr>
          <w:rFonts w:ascii="Times New Roman" w:hAnsi="Times New Roman" w:cs="Times New Roman"/>
          <w:sz w:val="24"/>
          <w:szCs w:val="28"/>
        </w:rPr>
        <w:tab/>
        <w:t xml:space="preserve">The meaning of </w:t>
      </w:r>
      <m:oMath>
        <m:sSub>
          <m:sSubPr>
            <m:ctrlPr>
              <w:rPr>
                <w:rFonts w:ascii="Cambria Math" w:hAnsi="Cambria Math" w:cs="Times New Roman"/>
                <w:sz w:val="24"/>
                <w:szCs w:val="28"/>
              </w:rPr>
            </m:ctrlPr>
          </m:sSubPr>
          <m:e>
            <m:r>
              <m:rPr>
                <m:nor/>
              </m:rPr>
              <w:rPr>
                <w:rFonts w:ascii="Times New Roman" w:hAnsi="Times New Roman" w:cs="Times New Roman"/>
                <w:sz w:val="24"/>
                <w:szCs w:val="28"/>
              </w:rPr>
              <m:t>q</m:t>
            </m:r>
          </m:e>
          <m:sub>
            <m:r>
              <m:rPr>
                <m:nor/>
              </m:rPr>
              <w:rPr>
                <w:rFonts w:ascii="Times New Roman" w:hAnsi="Times New Roman" w:cs="Times New Roman"/>
                <w:sz w:val="24"/>
                <w:szCs w:val="28"/>
              </w:rPr>
              <m:t>rs</m:t>
            </m:r>
          </m:sub>
        </m:sSub>
      </m:oMath>
      <w:r>
        <w:rPr>
          <w:rFonts w:ascii="Times New Roman" w:hAnsi="Times New Roman" w:cs="Times New Roman"/>
          <w:sz w:val="24"/>
          <w:szCs w:val="28"/>
        </w:rPr>
        <w:t xml:space="preserve"> is the instantaneous rate from state </w:t>
      </w:r>
      <m:oMath>
        <m:r>
          <m:rPr>
            <m:nor/>
          </m:rPr>
          <w:rPr>
            <w:rFonts w:ascii="Times New Roman" w:hAnsi="Times New Roman" w:cs="Times New Roman"/>
            <w:sz w:val="24"/>
            <w:szCs w:val="28"/>
          </w:rPr>
          <m:t>r</m:t>
        </m:r>
      </m:oMath>
      <w:r>
        <w:rPr>
          <w:rFonts w:ascii="Times New Roman" w:hAnsi="Times New Roman" w:cs="Times New Roman"/>
          <w:sz w:val="24"/>
          <w:szCs w:val="28"/>
        </w:rPr>
        <w:t xml:space="preserve"> to </w:t>
      </w:r>
      <m:oMath>
        <m:r>
          <m:rPr>
            <m:nor/>
          </m:rPr>
          <w:rPr>
            <w:rFonts w:ascii="Times New Roman" w:hAnsi="Times New Roman" w:cs="Times New Roman"/>
            <w:sz w:val="24"/>
            <w:szCs w:val="28"/>
          </w:rPr>
          <m:t>s</m:t>
        </m:r>
      </m:oMath>
      <w:r>
        <w:rPr>
          <w:rFonts w:ascii="Times New Roman" w:hAnsi="Times New Roman" w:cs="Times New Roman"/>
          <w:sz w:val="24"/>
          <w:szCs w:val="28"/>
        </w:rPr>
        <w:t>. Let x(t) = r denote the state time t of r. The transition intensity of the individual is calculated for the time interval (t, t + t) in which the move to state</w:t>
      </w:r>
      <m:oMath>
        <m:r>
          <m:rPr>
            <m:nor/>
          </m:rPr>
          <w:rPr>
            <w:rFonts w:ascii="Times New Roman" w:hAnsi="Times New Roman" w:cs="Times New Roman"/>
            <w:sz w:val="24"/>
            <w:szCs w:val="28"/>
          </w:rPr>
          <m:t>s</m:t>
        </m:r>
      </m:oMath>
      <w:r>
        <w:rPr>
          <w:rFonts w:ascii="Times New Roman" w:hAnsi="Times New Roman" w:cs="Times New Roman"/>
          <w:sz w:val="24"/>
          <w:szCs w:val="28"/>
        </w:rPr>
        <w:t xml:space="preserve"> (</w:t>
      </w:r>
      <m:oMath>
        <m:r>
          <m:rPr>
            <m:nor/>
          </m:rPr>
          <w:rPr>
            <w:rFonts w:ascii="Times New Roman" w:hAnsi="Times New Roman" w:cs="Times New Roman"/>
            <w:sz w:val="24"/>
            <w:szCs w:val="28"/>
          </w:rPr>
          <m:t>s</m:t>
        </m:r>
      </m:oMath>
      <w:r>
        <w:rPr>
          <w:rFonts w:ascii="Times New Roman" w:hAnsi="Times New Roman" w:cs="Times New Roman"/>
          <w:sz w:val="24"/>
          <w:szCs w:val="28"/>
        </w:rPr>
        <w:t xml:space="preserve"> = 1, 2, 3).</w:t>
      </w:r>
    </w:p>
    <w:p w14:paraId="630FBE44" w14:textId="77777777" w:rsidR="00FD1612" w:rsidRDefault="00000000">
      <w:pPr>
        <w:spacing w:line="360" w:lineRule="auto"/>
        <w:rPr>
          <w:rFonts w:ascii="Times New Roman" w:hAnsi="Times New Roman" w:cs="Times New Roman"/>
          <w:sz w:val="24"/>
          <w:szCs w:val="28"/>
        </w:rPr>
      </w:pPr>
      <m:oMathPara>
        <m:oMath>
          <m:sSub>
            <m:sSubPr>
              <m:ctrlPr>
                <w:rPr>
                  <w:rFonts w:ascii="Cambria Math" w:hAnsi="Cambria Math" w:cs="Times New Roman"/>
                  <w:i/>
                  <w:sz w:val="24"/>
                  <w:szCs w:val="28"/>
                </w:rPr>
              </m:ctrlPr>
            </m:sSubPr>
            <m:e>
              <m:r>
                <m:rPr>
                  <m:sty m:val="p"/>
                </m:rPr>
                <w:rPr>
                  <w:rFonts w:ascii="Cambria Math" w:hAnsi="Cambria Math" w:cs="Times New Roman"/>
                  <w:sz w:val="24"/>
                  <w:szCs w:val="28"/>
                </w:rPr>
                <m:t>q</m:t>
              </m:r>
              <m:ctrlPr>
                <w:rPr>
                  <w:rFonts w:ascii="Cambria Math" w:hAnsi="Cambria Math" w:cs="Times New Roman"/>
                  <w:sz w:val="24"/>
                  <w:szCs w:val="28"/>
                </w:rPr>
              </m:ctrlPr>
            </m:e>
            <m:sub>
              <m:r>
                <m:rPr>
                  <m:sty m:val="p"/>
                </m:rPr>
                <w:rPr>
                  <w:rFonts w:ascii="Cambria Math" w:hAnsi="Cambria Math" w:cs="Times New Roman"/>
                  <w:sz w:val="24"/>
                  <w:szCs w:val="28"/>
                </w:rPr>
                <m:t>rs</m:t>
              </m:r>
            </m:sub>
          </m:sSub>
          <m:d>
            <m:dPr>
              <m:ctrlPr>
                <w:rPr>
                  <w:rFonts w:ascii="Cambria Math" w:hAnsi="Cambria Math" w:cs="Times New Roman"/>
                  <w:sz w:val="24"/>
                  <w:szCs w:val="28"/>
                </w:rPr>
              </m:ctrlPr>
            </m:dPr>
            <m:e>
              <m:r>
                <m:rPr>
                  <m:sty m:val="p"/>
                </m:rPr>
                <w:rPr>
                  <w:rFonts w:ascii="Cambria Math" w:hAnsi="Cambria Math" w:cs="Times New Roman"/>
                  <w:sz w:val="24"/>
                  <w:szCs w:val="28"/>
                </w:rPr>
                <m:t>t</m:t>
              </m:r>
              <m:ctrlPr>
                <w:rPr>
                  <w:rFonts w:ascii="Cambria Math" w:hAnsi="Cambria Math" w:cs="Times New Roman"/>
                  <w:i/>
                  <w:sz w:val="24"/>
                  <w:szCs w:val="28"/>
                </w:rPr>
              </m:ctrlPr>
            </m:e>
          </m:d>
          <m:r>
            <w:rPr>
              <w:rFonts w:ascii="Cambria Math" w:hAnsi="Cambria Math" w:cs="Times New Roman"/>
              <w:sz w:val="24"/>
              <w:szCs w:val="28"/>
            </w:rPr>
            <m:t> = </m:t>
          </m:r>
          <m:func>
            <m:funcPr>
              <m:ctrlPr>
                <w:rPr>
                  <w:rFonts w:ascii="Cambria Math" w:hAnsi="Cambria Math" w:cs="Times New Roman"/>
                  <w:sz w:val="24"/>
                  <w:szCs w:val="28"/>
                </w:rPr>
              </m:ctrlPr>
            </m:funcPr>
            <m:fName>
              <m:limLow>
                <m:limLowPr>
                  <m:ctrlPr>
                    <w:rPr>
                      <w:rFonts w:ascii="Cambria Math" w:hAnsi="Cambria Math" w:cs="Times New Roman"/>
                      <w:i/>
                      <w:sz w:val="24"/>
                      <w:szCs w:val="28"/>
                    </w:rPr>
                  </m:ctrlPr>
                </m:limLowPr>
                <m:e>
                  <m:r>
                    <m:rPr>
                      <m:sty m:val="p"/>
                    </m:rPr>
                    <w:rPr>
                      <w:rFonts w:ascii="Cambria Math" w:hAnsi="Cambria Math" w:cs="Times New Roman"/>
                      <w:sz w:val="24"/>
                      <w:szCs w:val="28"/>
                    </w:rPr>
                    <m:t>lim</m:t>
                  </m:r>
                  <m:ctrlPr>
                    <w:rPr>
                      <w:rFonts w:ascii="Cambria Math" w:hAnsi="Cambria Math" w:cs="Times New Roman"/>
                      <w:sz w:val="24"/>
                      <w:szCs w:val="28"/>
                    </w:rPr>
                  </m:ctrlPr>
                </m:e>
                <m:lim>
                  <m:r>
                    <m:rPr>
                      <m:sty m:val="p"/>
                    </m:rPr>
                    <w:rPr>
                      <w:rFonts w:ascii="Cambria Math" w:hAnsi="Cambria Math" w:cs="Times New Roman"/>
                      <w:sz w:val="24"/>
                      <w:szCs w:val="28"/>
                    </w:rPr>
                    <m:t>δ</m:t>
                  </m:r>
                  <m:r>
                    <w:rPr>
                      <w:rFonts w:ascii="Cambria Math" w:hAnsi="Cambria Math" w:cs="Times New Roman"/>
                      <w:sz w:val="24"/>
                      <w:szCs w:val="28"/>
                    </w:rPr>
                    <m:t> </m:t>
                  </m:r>
                  <m:r>
                    <m:rPr>
                      <m:sty m:val="p"/>
                    </m:rPr>
                    <w:rPr>
                      <w:rFonts w:ascii="Cambria Math" w:hAnsi="Cambria Math" w:cs="Times New Roman"/>
                      <w:sz w:val="24"/>
                      <w:szCs w:val="28"/>
                    </w:rPr>
                    <m:t>t</m:t>
                  </m:r>
                  <m:r>
                    <w:rPr>
                      <w:rFonts w:ascii="Cambria Math" w:hAnsi="Cambria Math" w:cs="Times New Roman"/>
                      <w:sz w:val="24"/>
                      <w:szCs w:val="28"/>
                    </w:rPr>
                    <m:t> </m:t>
                  </m:r>
                  <m:r>
                    <m:rPr>
                      <m:sty m:val="p"/>
                    </m:rPr>
                    <w:rPr>
                      <w:rFonts w:ascii="Cambria Math" w:hAnsi="Cambria Math" w:cs="Times New Roman" w:hint="eastAsia"/>
                      <w:sz w:val="24"/>
                      <w:szCs w:val="28"/>
                    </w:rPr>
                    <m:t>→</m:t>
                  </m:r>
                  <m:r>
                    <w:rPr>
                      <w:rFonts w:ascii="Cambria Math" w:hAnsi="Cambria Math" w:cs="Times New Roman"/>
                      <w:sz w:val="24"/>
                      <w:szCs w:val="28"/>
                    </w:rPr>
                    <m:t> 0</m:t>
                  </m:r>
                  <m:ctrlPr>
                    <w:rPr>
                      <w:rFonts w:ascii="Cambria Math" w:hAnsi="Cambria Math" w:cs="Times New Roman"/>
                      <w:sz w:val="24"/>
                      <w:szCs w:val="28"/>
                    </w:rPr>
                  </m:ctrlPr>
                </m:lim>
              </m:limLow>
            </m:fName>
            <m:e>
              <m:ctrlPr>
                <w:rPr>
                  <w:rFonts w:ascii="Cambria Math" w:hAnsi="Cambria Math" w:cs="Times New Roman"/>
                  <w:i/>
                  <w:sz w:val="24"/>
                  <w:szCs w:val="28"/>
                </w:rPr>
              </m:ctrlPr>
            </m:e>
          </m:func>
          <m:r>
            <w:rPr>
              <w:rFonts w:ascii="Cambria Math" w:hAnsi="Cambria Math" w:cs="Times New Roman"/>
              <w:sz w:val="24"/>
              <w:szCs w:val="28"/>
            </w:rPr>
            <m:t> </m:t>
          </m:r>
          <m:f>
            <m:fPr>
              <m:ctrlPr>
                <w:rPr>
                  <w:rFonts w:ascii="Cambria Math" w:hAnsi="Cambria Math" w:cs="Times New Roman"/>
                  <w:sz w:val="24"/>
                  <w:szCs w:val="28"/>
                </w:rPr>
              </m:ctrlPr>
            </m:fPr>
            <m:num>
              <m:r>
                <m:rPr>
                  <m:sty m:val="p"/>
                </m:rPr>
                <w:rPr>
                  <w:rFonts w:ascii="Cambria Math" w:hAnsi="Cambria Math" w:cs="Times New Roman"/>
                  <w:sz w:val="24"/>
                  <w:szCs w:val="28"/>
                </w:rPr>
                <m:t>P</m:t>
              </m:r>
              <m:d>
                <m:dPr>
                  <m:sepChr m:val="∣"/>
                  <m:ctrlPr>
                    <w:rPr>
                      <w:rFonts w:ascii="Cambria Math" w:hAnsi="Cambria Math" w:cs="Times New Roman"/>
                      <w:sz w:val="24"/>
                      <w:szCs w:val="28"/>
                    </w:rPr>
                  </m:ctrlPr>
                </m:dPr>
                <m:e>
                  <m:r>
                    <m:rPr>
                      <m:sty m:val="p"/>
                    </m:rPr>
                    <w:rPr>
                      <w:rFonts w:ascii="Cambria Math" w:hAnsi="Cambria Math" w:cs="Times New Roman"/>
                      <w:sz w:val="24"/>
                      <w:szCs w:val="28"/>
                    </w:rPr>
                    <m:t>x</m:t>
                  </m:r>
                  <m:d>
                    <m:dPr>
                      <m:ctrlPr>
                        <w:rPr>
                          <w:rFonts w:ascii="Cambria Math" w:hAnsi="Cambria Math" w:cs="Times New Roman"/>
                          <w:sz w:val="24"/>
                          <w:szCs w:val="28"/>
                        </w:rPr>
                      </m:ctrlPr>
                    </m:dPr>
                    <m:e>
                      <m:r>
                        <m:rPr>
                          <m:sty m:val="p"/>
                        </m:rPr>
                        <w:rPr>
                          <w:rFonts w:ascii="Cambria Math" w:hAnsi="Cambria Math" w:cs="Times New Roman"/>
                          <w:sz w:val="24"/>
                          <w:szCs w:val="28"/>
                        </w:rPr>
                        <m:t>t</m:t>
                      </m:r>
                      <m:r>
                        <w:rPr>
                          <w:rFonts w:ascii="Cambria Math" w:hAnsi="Cambria Math" w:cs="Times New Roman"/>
                          <w:sz w:val="24"/>
                          <w:szCs w:val="28"/>
                        </w:rPr>
                        <m:t> + </m:t>
                      </m:r>
                      <m:r>
                        <m:rPr>
                          <m:sty m:val="p"/>
                        </m:rPr>
                        <w:rPr>
                          <w:rFonts w:ascii="Cambria Math" w:hAnsi="Cambria Math" w:cs="Times New Roman"/>
                          <w:sz w:val="24"/>
                          <w:szCs w:val="28"/>
                        </w:rPr>
                        <m:t>δ</m:t>
                      </m:r>
                      <m:r>
                        <w:rPr>
                          <w:rFonts w:ascii="Cambria Math" w:hAnsi="Cambria Math" w:cs="Times New Roman"/>
                          <w:sz w:val="24"/>
                          <w:szCs w:val="28"/>
                        </w:rPr>
                        <m:t> </m:t>
                      </m:r>
                      <m:r>
                        <m:rPr>
                          <m:sty m:val="p"/>
                        </m:rPr>
                        <w:rPr>
                          <w:rFonts w:ascii="Cambria Math" w:hAnsi="Cambria Math" w:cs="Times New Roman"/>
                          <w:sz w:val="24"/>
                          <w:szCs w:val="28"/>
                        </w:rPr>
                        <m:t>t</m:t>
                      </m:r>
                      <m:ctrlPr>
                        <w:rPr>
                          <w:rFonts w:ascii="Cambria Math" w:hAnsi="Cambria Math" w:cs="Times New Roman"/>
                          <w:i/>
                          <w:sz w:val="24"/>
                          <w:szCs w:val="28"/>
                        </w:rPr>
                      </m:ctrlPr>
                    </m:e>
                  </m:d>
                  <m:r>
                    <w:rPr>
                      <w:rFonts w:ascii="Cambria Math" w:hAnsi="Cambria Math" w:cs="Times New Roman"/>
                      <w:sz w:val="24"/>
                      <w:szCs w:val="28"/>
                    </w:rPr>
                    <m:t> = </m:t>
                  </m:r>
                  <m:r>
                    <m:rPr>
                      <m:sty m:val="p"/>
                    </m:rPr>
                    <w:rPr>
                      <w:rFonts w:ascii="Cambria Math" w:hAnsi="Cambria Math" w:cs="Times New Roman"/>
                      <w:sz w:val="24"/>
                      <w:szCs w:val="28"/>
                    </w:rPr>
                    <m:t>s</m:t>
                  </m:r>
                  <m:r>
                    <w:rPr>
                      <w:rFonts w:ascii="Cambria Math" w:hAnsi="Cambria Math" w:cs="Times New Roman"/>
                      <w:sz w:val="24"/>
                      <w:szCs w:val="28"/>
                    </w:rPr>
                    <m:t> </m:t>
                  </m:r>
                </m:e>
                <m:e>
                  <m:r>
                    <w:rPr>
                      <w:rFonts w:ascii="Cambria Math" w:hAnsi="Cambria Math" w:cs="Times New Roman"/>
                      <w:sz w:val="24"/>
                      <w:szCs w:val="28"/>
                    </w:rPr>
                    <m:t> </m:t>
                  </m:r>
                  <m:r>
                    <m:rPr>
                      <m:sty m:val="p"/>
                    </m:rPr>
                    <w:rPr>
                      <w:rFonts w:ascii="Cambria Math" w:hAnsi="Cambria Math" w:cs="Times New Roman"/>
                      <w:sz w:val="24"/>
                      <w:szCs w:val="28"/>
                    </w:rPr>
                    <m:t>x</m:t>
                  </m:r>
                  <m:d>
                    <m:dPr>
                      <m:ctrlPr>
                        <w:rPr>
                          <w:rFonts w:ascii="Cambria Math" w:hAnsi="Cambria Math" w:cs="Times New Roman"/>
                          <w:sz w:val="24"/>
                          <w:szCs w:val="28"/>
                        </w:rPr>
                      </m:ctrlPr>
                    </m:dPr>
                    <m:e>
                      <m:r>
                        <m:rPr>
                          <m:sty m:val="p"/>
                        </m:rPr>
                        <w:rPr>
                          <w:rFonts w:ascii="Cambria Math" w:hAnsi="Cambria Math" w:cs="Times New Roman"/>
                          <w:sz w:val="24"/>
                          <w:szCs w:val="28"/>
                        </w:rPr>
                        <m:t>t</m:t>
                      </m:r>
                      <m:ctrlPr>
                        <w:rPr>
                          <w:rFonts w:ascii="Cambria Math" w:hAnsi="Cambria Math" w:cs="Times New Roman"/>
                          <w:i/>
                          <w:sz w:val="24"/>
                          <w:szCs w:val="28"/>
                        </w:rPr>
                      </m:ctrlPr>
                    </m:e>
                  </m:d>
                  <m:r>
                    <w:rPr>
                      <w:rFonts w:ascii="Cambria Math" w:hAnsi="Cambria Math" w:cs="Times New Roman"/>
                      <w:sz w:val="24"/>
                      <w:szCs w:val="28"/>
                    </w:rPr>
                    <m:t> = </m:t>
                  </m:r>
                  <m:r>
                    <m:rPr>
                      <m:sty m:val="p"/>
                    </m:rPr>
                    <w:rPr>
                      <w:rFonts w:ascii="Cambria Math" w:hAnsi="Cambria Math" w:cs="Times New Roman"/>
                      <w:sz w:val="24"/>
                      <w:szCs w:val="28"/>
                    </w:rPr>
                    <m:t>r</m:t>
                  </m:r>
                  <m:ctrlPr>
                    <w:rPr>
                      <w:rFonts w:ascii="Cambria Math" w:hAnsi="Cambria Math" w:cs="Times New Roman"/>
                      <w:i/>
                      <w:sz w:val="24"/>
                      <w:szCs w:val="28"/>
                    </w:rPr>
                  </m:ctrlPr>
                </m:e>
              </m:d>
            </m:num>
            <m:den>
              <m:r>
                <m:rPr>
                  <m:sty m:val="p"/>
                </m:rPr>
                <w:rPr>
                  <w:rFonts w:ascii="Cambria Math" w:hAnsi="Cambria Math" w:cs="Times New Roman"/>
                  <w:sz w:val="24"/>
                  <w:szCs w:val="28"/>
                </w:rPr>
                <m:t>δ</m:t>
              </m:r>
              <m:r>
                <w:rPr>
                  <w:rFonts w:ascii="Cambria Math" w:hAnsi="Cambria Math" w:cs="Times New Roman"/>
                  <w:sz w:val="24"/>
                  <w:szCs w:val="28"/>
                </w:rPr>
                <m:t> </m:t>
              </m:r>
              <m:r>
                <m:rPr>
                  <m:sty m:val="p"/>
                </m:rPr>
                <w:rPr>
                  <w:rFonts w:ascii="Cambria Math" w:hAnsi="Cambria Math" w:cs="Times New Roman"/>
                  <w:sz w:val="24"/>
                  <w:szCs w:val="28"/>
                </w:rPr>
                <m:t>t</m:t>
              </m:r>
            </m:den>
          </m:f>
        </m:oMath>
      </m:oMathPara>
    </w:p>
    <w:p w14:paraId="6E032DD6" w14:textId="77777777" w:rsidR="00FD1612" w:rsidRDefault="002D51C3">
      <w:pPr>
        <w:adjustRightInd w:val="0"/>
        <w:snapToGrid w:val="0"/>
        <w:spacing w:line="360" w:lineRule="auto"/>
        <w:rPr>
          <w:rFonts w:ascii="Times New Roman" w:hAnsi="Times New Roman" w:cs="Times New Roman"/>
          <w:sz w:val="24"/>
        </w:rPr>
      </w:pPr>
      <w:r>
        <w:rPr>
          <w:rFonts w:ascii="Times New Roman" w:hAnsi="Times New Roman" w:cs="Times New Roman"/>
          <w:sz w:val="24"/>
          <w:szCs w:val="28"/>
        </w:rPr>
        <w:tab/>
      </w:r>
      <w:r>
        <w:rPr>
          <w:rFonts w:ascii="Times New Roman" w:hAnsi="Times New Roman" w:cs="Times New Roman"/>
          <w:sz w:val="24"/>
        </w:rPr>
        <w:t xml:space="preserve">The </w:t>
      </w:r>
      <m:oMath>
        <m:sSub>
          <m:sSubPr>
            <m:ctrlPr>
              <w:rPr>
                <w:rFonts w:ascii="Cambria Math" w:hAnsi="Cambria Math" w:cs="Times New Roman"/>
                <w:sz w:val="24"/>
              </w:rPr>
            </m:ctrlPr>
          </m:sSubPr>
          <m:e>
            <m:r>
              <m:rPr>
                <m:nor/>
              </m:rPr>
              <w:rPr>
                <w:rFonts w:ascii="Times New Roman" w:hAnsi="Times New Roman" w:cs="Times New Roman"/>
                <w:sz w:val="24"/>
              </w:rPr>
              <m:t>q</m:t>
            </m:r>
          </m:e>
          <m:sub>
            <m:r>
              <m:rPr>
                <m:nor/>
              </m:rPr>
              <w:rPr>
                <w:rFonts w:ascii="Times New Roman" w:hAnsi="Times New Roman" w:cs="Times New Roman"/>
                <w:sz w:val="24"/>
              </w:rPr>
              <m:t>rs</m:t>
            </m:r>
          </m:sub>
        </m:sSub>
      </m:oMath>
      <w:r>
        <w:rPr>
          <w:rFonts w:ascii="Times New Roman" w:hAnsi="Times New Roman" w:cs="Times New Roman"/>
          <w:sz w:val="24"/>
        </w:rPr>
        <w:t xml:space="preserve"> form a 3 × 3 matrix Q whose rows sum to zero, and the diagonal entries are defined by </w:t>
      </w:r>
      <m:oMath>
        <m:sSub>
          <m:sSubPr>
            <m:ctrlPr>
              <w:rPr>
                <w:rFonts w:ascii="Cambria Math" w:hAnsi="Cambria Math" w:cs="Times New Roman"/>
                <w:i/>
                <w:sz w:val="24"/>
              </w:rPr>
            </m:ctrlPr>
          </m:sSubPr>
          <m:e>
            <m:r>
              <w:rPr>
                <w:rFonts w:ascii="Cambria Math" w:hAnsi="Cambria Math" w:cs="Times New Roman"/>
                <w:sz w:val="24"/>
              </w:rPr>
              <m:t>q</m:t>
            </m:r>
          </m:e>
          <m:sub>
            <m:r>
              <w:rPr>
                <w:rFonts w:ascii="Cambria Math" w:hAnsi="Cambria Math" w:cs="Times New Roman"/>
                <w:sz w:val="24"/>
              </w:rPr>
              <m:t>rr</m:t>
            </m:r>
          </m:sub>
        </m:sSub>
        <m:r>
          <w:rPr>
            <w:rFonts w:ascii="Cambria Math" w:hAnsi="Cambria Math" w:cs="Times New Roman"/>
            <w:sz w:val="24"/>
          </w:rPr>
          <m:t>=-</m:t>
        </m:r>
        <m:nary>
          <m:naryPr>
            <m:chr m:val="∑"/>
            <m:supHide m:val="1"/>
            <m:ctrlPr>
              <w:rPr>
                <w:rFonts w:ascii="Cambria Math" w:hAnsi="Cambria Math" w:cs="Times New Roman"/>
                <w:sz w:val="24"/>
              </w:rPr>
            </m:ctrlPr>
          </m:naryPr>
          <m:sub>
            <m:r>
              <w:rPr>
                <w:rFonts w:ascii="Cambria Math" w:hAnsi="Cambria Math" w:cs="Times New Roman"/>
                <w:sz w:val="24"/>
              </w:rPr>
              <m:t>s</m:t>
            </m:r>
            <m:r>
              <m:rPr>
                <m:sty m:val="p"/>
              </m:rPr>
              <w:rPr>
                <w:rFonts w:ascii="Cambria Math" w:hAnsi="Cambria Math" w:cs="Times New Roman"/>
                <w:sz w:val="24"/>
              </w:rPr>
              <m:t>≠</m:t>
            </m:r>
            <m:r>
              <w:rPr>
                <w:rFonts w:ascii="Cambria Math" w:hAnsi="Cambria Math" w:cs="Times New Roman"/>
                <w:sz w:val="24"/>
              </w:rPr>
              <m:t>r</m:t>
            </m:r>
            <m:ctrlPr>
              <w:rPr>
                <w:rFonts w:ascii="Cambria Math" w:hAnsi="Cambria Math" w:cs="Times New Roman"/>
                <w:i/>
                <w:sz w:val="24"/>
              </w:rPr>
            </m:ctrlPr>
          </m:sub>
          <m:sup>
            <m:ctrlPr>
              <w:rPr>
                <w:rFonts w:ascii="Cambria Math" w:hAnsi="Cambria Math" w:cs="Times New Roman"/>
                <w:i/>
                <w:sz w:val="24"/>
              </w:rPr>
            </m:ctrlPr>
          </m:sup>
          <m:e>
            <m:sSub>
              <m:sSubPr>
                <m:ctrlPr>
                  <w:rPr>
                    <w:rFonts w:ascii="Cambria Math" w:hAnsi="Cambria Math" w:cs="Times New Roman"/>
                    <w:i/>
                    <w:sz w:val="24"/>
                  </w:rPr>
                </m:ctrlPr>
              </m:sSubPr>
              <m:e>
                <m:r>
                  <w:rPr>
                    <w:rFonts w:ascii="Cambria Math" w:hAnsi="Cambria Math" w:cs="Times New Roman"/>
                    <w:sz w:val="24"/>
                  </w:rPr>
                  <m:t>q</m:t>
                </m:r>
              </m:e>
              <m:sub>
                <m:r>
                  <w:rPr>
                    <w:rFonts w:ascii="Cambria Math" w:hAnsi="Cambria Math" w:cs="Times New Roman"/>
                    <w:sz w:val="24"/>
                  </w:rPr>
                  <m:t>rs</m:t>
                </m:r>
              </m:sub>
            </m:sSub>
            <m:ctrlPr>
              <w:rPr>
                <w:rFonts w:ascii="Cambria Math" w:hAnsi="Cambria Math" w:cs="Times New Roman"/>
                <w:i/>
                <w:sz w:val="24"/>
              </w:rPr>
            </m:ctrlPr>
          </m:e>
        </m:nary>
      </m:oMath>
      <w:r>
        <w:rPr>
          <w:rFonts w:ascii="Times New Roman" w:hAnsi="Times New Roman" w:cs="Times New Roman"/>
          <w:sz w:val="24"/>
        </w:rPr>
        <w:t>. As death is an absorbing state μ31, μ32, and μ33 are also set to 0. The process of fitting the model involves determining the four unknown transition intensities (μ12, μ13, μ21, and μ23) based on Markov assumptions with the Nelde</w:t>
      </w:r>
      <w:r>
        <w:rPr>
          <w:rFonts w:ascii="Times New Roman" w:hAnsi="Times New Roman" w:cs="Times New Roman"/>
          <w:sz w:val="24"/>
          <w:u w:val="single"/>
        </w:rPr>
        <w:t>r-Mead</w:t>
      </w:r>
      <w:r>
        <w:rPr>
          <w:rFonts w:ascii="Times New Roman" w:hAnsi="Times New Roman" w:cs="Times New Roman"/>
          <w:sz w:val="24"/>
        </w:rPr>
        <w:t xml:space="preserve"> method and maximizes the likelihood</w:t>
      </w:r>
      <w:r>
        <w:rPr>
          <w:rFonts w:ascii="Times New Roman" w:hAnsi="Times New Roman" w:cs="Times New Roman"/>
          <w:sz w:val="24"/>
        </w:rPr>
        <w:fldChar w:fldCharType="begin">
          <w:fldData xml:space="preserve">PEVuZE5vdGU+PENpdGU+PEF1dGhvcj5MdW88L0F1dGhvcj48WWVhcj4yMDI0PC9ZZWFyPjxSZWNO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PEVuZE5vdGU+PENpdGU+PEF1dGhvcj5MdW88L0F1dGhvcj48WWVhcj4yMDI0PC9ZZWFyPjxSZWNO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sz w:val="24"/>
          <w:vertAlign w:val="superscript"/>
        </w:rPr>
        <w:t>[24]</w:t>
      </w:r>
      <w:r>
        <w:rPr>
          <w:rFonts w:ascii="Times New Roman" w:hAnsi="Times New Roman" w:cs="Times New Roman"/>
          <w:sz w:val="24"/>
        </w:rPr>
        <w:fldChar w:fldCharType="end"/>
      </w:r>
      <w:r>
        <w:rPr>
          <w:rFonts w:ascii="Times New Roman" w:hAnsi="Times New Roman" w:cs="Times New Roman"/>
          <w:sz w:val="24"/>
        </w:rPr>
        <w:t xml:space="preserve">. </w:t>
      </w:r>
    </w:p>
    <w:p w14:paraId="0B02639B" w14:textId="17C83B20" w:rsidR="00FD1612" w:rsidRDefault="002D51C3" w:rsidP="006159DF">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Covariates were incorporated into the MSM models to assess their effects on transition intensities, including wealth, age, gender, education, smoking status, drinking status, and rural-urban residence. Age was categorized into three groups (45-54 years, </w:t>
      </w:r>
      <w:r>
        <w:rPr>
          <w:rFonts w:ascii="Times New Roman" w:hAnsi="Times New Roman" w:cs="Times New Roman"/>
          <w:sz w:val="24"/>
        </w:rPr>
        <w:lastRenderedPageBreak/>
        <w:t xml:space="preserve">55-64 years, and ≥65 years). Education was classified into three levels (below primary school, primary school, and secondary school or above). Smoking status and drinking status were coded as binary variables indicating current use. Rural-urban residence was defined as urban or rural. </w:t>
      </w:r>
    </w:p>
    <w:p w14:paraId="75B3E455" w14:textId="77777777" w:rsidR="00FD1612" w:rsidRDefault="002D51C3">
      <w:pPr>
        <w:adjustRightInd w:val="0"/>
        <w:snapToGrid w:val="0"/>
        <w:spacing w:line="360" w:lineRule="auto"/>
        <w:rPr>
          <w:rFonts w:ascii="Times New Roman" w:hAnsi="Times New Roman" w:cs="Times New Roman"/>
          <w:b/>
          <w:bCs/>
          <w:sz w:val="24"/>
        </w:rPr>
      </w:pPr>
      <w:r>
        <w:rPr>
          <w:rFonts w:ascii="Times New Roman" w:hAnsi="Times New Roman" w:cs="Times New Roman"/>
          <w:b/>
          <w:bCs/>
          <w:sz w:val="24"/>
        </w:rPr>
        <w:t>Microsimulation and wealth redistribution analysis</w:t>
      </w:r>
    </w:p>
    <w:p w14:paraId="114B8578" w14:textId="77777777" w:rsidR="00FD1612" w:rsidRDefault="002D51C3">
      <w:pPr>
        <w:adjustRightInd w:val="0"/>
        <w:snapToGrid w:val="0"/>
        <w:spacing w:line="360" w:lineRule="auto"/>
        <w:rPr>
          <w:rFonts w:ascii="Times New Roman" w:hAnsi="Times New Roman" w:cs="Times New Roman"/>
          <w:sz w:val="24"/>
        </w:rPr>
      </w:pPr>
      <w:r>
        <w:rPr>
          <w:rFonts w:ascii="Times New Roman" w:hAnsi="Times New Roman" w:cs="Times New Roman"/>
          <w:sz w:val="24"/>
        </w:rPr>
        <w:t>A microsimulation approach was employed to estimate disability-free life expectancy (DFLE) under different wealth redistribution strategies</w:t>
      </w:r>
      <w:r>
        <w:rPr>
          <w:rFonts w:ascii="Times New Roman" w:hAnsi="Times New Roman" w:cs="Times New Roman" w:hint="eastAsia"/>
          <w:sz w:val="24"/>
        </w:rPr>
        <w:t>.</w:t>
      </w:r>
      <w:r>
        <w:rPr>
          <w:rFonts w:ascii="Times New Roman" w:hAnsi="Times New Roman" w:cs="Times New Roman"/>
          <w:sz w:val="24"/>
        </w:rPr>
        <w:t xml:space="preserve"> Specifically, a synthetic cohort of 100,000 </w:t>
      </w:r>
      <w:bookmarkStart w:id="10" w:name="OLE_LINK3"/>
      <w:r>
        <w:rPr>
          <w:rFonts w:ascii="Times New Roman" w:hAnsi="Times New Roman" w:cs="Times New Roman"/>
          <w:sz w:val="24"/>
        </w:rPr>
        <w:t>individuals</w:t>
      </w:r>
      <w:bookmarkEnd w:id="10"/>
      <w:r>
        <w:rPr>
          <w:rFonts w:ascii="Times New Roman" w:hAnsi="Times New Roman" w:cs="Times New Roman"/>
          <w:sz w:val="24"/>
        </w:rPr>
        <w:t xml:space="preserve"> aged 60 years was generated, and individual health and survival trajectories were simulated from age 60 until death</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&lt;EndNote&gt;&lt;Cite&gt;&lt;Author&gt;Zhan&lt;/Author&gt;&lt;Year&gt;2021&lt;/Year&gt;&lt;RecNum&gt;64&lt;/RecNum&gt;&lt;DisplayText&gt;&lt;style face="superscript"&gt;[25]&lt;/style&gt;&lt;/DisplayText&gt;&lt;record&gt;&lt;rec-number&gt;64&lt;/rec-number&gt;&lt;foreign-keys&gt;&lt;key app="EN" db-id="ws2xvfse3sf20netfppv22fyd0550t9s5zza" timestamp="1768111746"&gt;64&lt;/key&gt;&lt;/foreign-keys&gt;&lt;ref-type name="Journal Article"&gt;17&lt;/ref-type&gt;&lt;contributors&gt;&lt;authors&gt;&lt;author&gt;Zhan, Y. Y.&lt;/author&gt;&lt;author&gt;Han, Y. F.&lt;/author&gt;&lt;author&gt;Fang, Y.&lt;/author&gt;&lt;/authors&gt;&lt;/contributors&gt;&lt;auth-address&gt;Center for Aging and Health Research, School of Public Health, Xiamen University, Xiamen 361000, China.&lt;/auth-address&gt;&lt;titles&gt;&lt;title&gt;[Determinants of disability free life expectancy in Chinese elderly: based on Multi-states Markov model]&lt;/title&gt;&lt;secondary-title&gt;Zhonghua Liu Xing Bing Xue Za Zhi&lt;/secondary-title&gt;&lt;/titles&gt;&lt;periodical&gt;&lt;full-title&gt;Zhonghua Liu Xing Bing Xue Za Zhi&lt;/full-title&gt;&lt;/periodical&gt;&lt;pages&gt;1024-1029&lt;/pages&gt;&lt;volume&gt;42&lt;/volume&gt;&lt;number&gt;6&lt;/number&gt;&lt;keywords&gt;&lt;keyword&gt;Aged&lt;/keyword&gt;&lt;keyword&gt;China/epidemiology&lt;/keyword&gt;&lt;keyword&gt;*Persons with Disabilities&lt;/keyword&gt;&lt;keyword&gt;Female&lt;/keyword&gt;&lt;keyword&gt;Health Status&lt;/keyword&gt;&lt;keyword&gt;Humans&lt;/keyword&gt;&lt;keyword&gt;*Life Expectancy&lt;/keyword&gt;&lt;keyword&gt;Longevity&lt;/keyword&gt;&lt;keyword&gt;Male&lt;/keyword&gt;&lt;/keywords&gt;&lt;dates&gt;&lt;year&gt;2021&lt;/year&gt;&lt;pub-dates&gt;&lt;date&gt;Jun 10&lt;/date&gt;&lt;/pub-dates&gt;&lt;/dates&gt;&lt;isbn&gt;0254-6450 (Print)&amp;#xD;0254-6450&lt;/isbn&gt;&lt;accession-num&gt;34814501&lt;/accession-num&gt;&lt;urls&gt;&lt;/urls&gt;&lt;electronic-resource-num&gt;10.3760/cma.j.cn112338-20200907-01133&lt;/electronic-resource-num&gt;&lt;remote-database-provider&gt;NLM&lt;/remote-database-provider&gt;&lt;language&gt;chi&lt;/language&gt;&lt;/record&gt;&lt;/Cite&gt;&lt;/EndNote&gt;</w:instrText>
      </w:r>
      <w:r>
        <w:rPr>
          <w:rFonts w:ascii="Times New Roman" w:hAnsi="Times New Roman" w:cs="Times New Roman"/>
          <w:sz w:val="24"/>
        </w:rPr>
        <w:fldChar w:fldCharType="separate"/>
      </w:r>
      <w:r>
        <w:rPr>
          <w:rFonts w:ascii="Times New Roman" w:hAnsi="Times New Roman" w:cs="Times New Roman"/>
          <w:sz w:val="24"/>
          <w:vertAlign w:val="superscript"/>
        </w:rPr>
        <w:t>[25]</w:t>
      </w:r>
      <w:r>
        <w:rPr>
          <w:rFonts w:ascii="Times New Roman" w:hAnsi="Times New Roman" w:cs="Times New Roman"/>
          <w:sz w:val="24"/>
        </w:rPr>
        <w:fldChar w:fldCharType="end"/>
      </w:r>
      <w:r>
        <w:rPr>
          <w:rFonts w:ascii="Times New Roman" w:hAnsi="Times New Roman" w:cs="Times New Roman"/>
          <w:sz w:val="24"/>
        </w:rPr>
        <w:t>. Transitions between health states were governed by transition probabilities estimated from multi-state Markov models. For each simulated individual, the total time spent in each health state across the remaining lifespan was accumulated, and DFLE was calculated as the average time lived without disability in the simulated cohort.</w:t>
      </w:r>
      <w:r>
        <w:rPr>
          <w:rFonts w:ascii="Times New Roman" w:hAnsi="Times New Roman" w:cs="Times New Roman" w:hint="eastAsia"/>
          <w:sz w:val="24"/>
        </w:rPr>
        <w:t xml:space="preserve"> </w:t>
      </w:r>
      <w:r>
        <w:rPr>
          <w:rFonts w:ascii="Times New Roman" w:hAnsi="Times New Roman" w:cs="Times New Roman"/>
          <w:sz w:val="24"/>
        </w:rPr>
        <w:t xml:space="preserve">We then divided </w:t>
      </w:r>
      <w:r>
        <w:rPr>
          <w:rFonts w:ascii="Times New Roman" w:hAnsi="Times New Roman" w:cs="Times New Roman" w:hint="eastAsia"/>
          <w:sz w:val="24"/>
        </w:rPr>
        <w:t xml:space="preserve">all </w:t>
      </w:r>
      <w:r>
        <w:rPr>
          <w:rFonts w:ascii="Times New Roman" w:hAnsi="Times New Roman" w:cs="Times New Roman"/>
          <w:sz w:val="24"/>
        </w:rPr>
        <w:t>individuals into five groups according to quintiles of wealth (Q1-Q5), with Q1 representing the lowest wealth group and Q5 the highest.</w:t>
      </w:r>
    </w:p>
    <w:p w14:paraId="194C1859" w14:textId="7790EC00" w:rsidR="00FD1612" w:rsidRDefault="002D51C3" w:rsidP="006159DF">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The initial distribution of disability status, wealth, and other covariates in the simulated cohort was calibrated to match that of participants aged 55-65 years in CHARLS Wave 1. This age range was used to approximate the characteristics of 60-year-olds due to the relatively small sample size at exactly age 60 in Wave 1. </w:t>
      </w:r>
    </w:p>
    <w:p w14:paraId="174EDA50" w14:textId="0DBAB0BE" w:rsidR="00FD1612" w:rsidRDefault="002D51C3" w:rsidP="006159DF">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To examine health trajectories under different wealth redistribution strategies, redistributed wealth values were reassigned to each individual to reflect wealth after simulated transfer. Holding all other covariates constant, transition probabilities between health states were recalculated using the MSM models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&lt;EndNote&gt;&lt;Cite&gt;&lt;Author&gt;Zhan&lt;/Author&gt;&lt;Year&gt;2021&lt;/Year&gt;&lt;RecNum&gt;64&lt;/RecNum&gt;&lt;DisplayText&gt;&lt;style face="superscript"&gt;[25]&lt;/style&gt;&lt;/DisplayText&gt;&lt;record&gt;&lt;rec-number&gt;64&lt;/rec-number&gt;&lt;foreign-keys&gt;&lt;key app="EN" db-id="ws2xvfse3sf20netfppv22fyd0550t9s5zza" timestamp="1768111746"&gt;64&lt;/key&gt;&lt;/foreign-keys&gt;&lt;ref-type name="Journal Article"&gt;17&lt;/ref-type&gt;&lt;contributors&gt;&lt;authors&gt;&lt;author&gt;Zhan, Y. Y.&lt;/author&gt;&lt;author&gt;Han, Y. F.&lt;/author&gt;&lt;author&gt;Fang, Y.&lt;/author&gt;&lt;/authors&gt;&lt;/contributors&gt;&lt;auth-address&gt;Center for Aging and Health Research, School of Public Health, Xiamen University, Xiamen 361000, China.&lt;/auth-address&gt;&lt;titles&gt;&lt;title&gt;[Determinants of disability free life expectancy in Chinese elderly: based on Multi-states Markov model]&lt;/title&gt;&lt;secondary-title&gt;Zhonghua Liu Xing Bing Xue Za Zhi&lt;/secondary-title&gt;&lt;/titles&gt;&lt;periodical&gt;&lt;full-title&gt;Zhonghua Liu Xing Bing Xue Za Zhi&lt;/full-title&gt;&lt;/periodical&gt;&lt;pages&gt;1024-1029&lt;/pages&gt;&lt;volume&gt;42&lt;/volume&gt;&lt;number&gt;6&lt;/number&gt;&lt;keywords&gt;&lt;keyword&gt;Aged&lt;/keyword&gt;&lt;keyword&gt;China/epidemiology&lt;/keyword&gt;&lt;keyword&gt;*Persons with Disabilities&lt;/keyword&gt;&lt;keyword&gt;Female&lt;/keyword&gt;&lt;keyword&gt;Health Status&lt;/keyword&gt;&lt;keyword&gt;Humans&lt;/keyword&gt;&lt;keyword&gt;*Life Expectancy&lt;/keyword&gt;&lt;keyword&gt;Longevity&lt;/keyword&gt;&lt;keyword&gt;Male&lt;/keyword&gt;&lt;/keywords&gt;&lt;dates&gt;&lt;year&gt;2021&lt;/year&gt;&lt;pub-dates&gt;&lt;date&gt;Jun 10&lt;/date&gt;&lt;/pub-dates&gt;&lt;/dates&gt;&lt;isbn&gt;0254-6450 (Print)&amp;#xD;0254-6450&lt;/isbn&gt;&lt;accession-num&gt;34814501&lt;/accession-num&gt;&lt;urls&gt;&lt;/urls&gt;&lt;electronic-resource-num&gt;10.3760/cma.j.cn112338-20200907-01133&lt;/electronic-resource-num&gt;&lt;remote-database-provider&gt;NLM&lt;/remote-database-provider&gt;&lt;language&gt;chi&lt;/language&gt;&lt;/record&gt;&lt;/Cite&gt;&lt;/EndNote&gt;</w:instrText>
      </w:r>
      <w:r>
        <w:rPr>
          <w:rFonts w:ascii="Times New Roman" w:hAnsi="Times New Roman" w:cs="Times New Roman"/>
          <w:sz w:val="24"/>
        </w:rPr>
        <w:fldChar w:fldCharType="separate"/>
      </w:r>
      <w:r>
        <w:rPr>
          <w:rFonts w:ascii="Times New Roman" w:hAnsi="Times New Roman" w:cs="Times New Roman"/>
          <w:sz w:val="24"/>
          <w:vertAlign w:val="superscript"/>
        </w:rPr>
        <w:t>[25]</w:t>
      </w:r>
      <w:r>
        <w:rPr>
          <w:rFonts w:ascii="Times New Roman" w:hAnsi="Times New Roman" w:cs="Times New Roman"/>
          <w:sz w:val="24"/>
        </w:rPr>
        <w:fldChar w:fldCharType="end"/>
      </w:r>
      <w:r>
        <w:rPr>
          <w:rFonts w:ascii="Times New Roman" w:hAnsi="Times New Roman" w:cs="Times New Roman"/>
          <w:sz w:val="24"/>
        </w:rPr>
        <w:t>, and DFLE was subsequently re-estimated for each strategy.</w:t>
      </w:r>
    </w:p>
    <w:p w14:paraId="4719E995" w14:textId="4E1B1C80" w:rsidR="00FD1612" w:rsidRDefault="002D51C3" w:rsidP="006159DF">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DFLE was estimated for the total population and stratified subgroups defined by gender and urban–rural residence under each redistribution strategy. All analyses were conducted using R software (version 4.4.3). The 95% CIs for DFLE estimates were obtained using nonparametric bootstrap resampling.</w:t>
      </w:r>
    </w:p>
    <w:p w14:paraId="4822CDA6" w14:textId="77777777" w:rsidR="00FD1612" w:rsidRDefault="002D51C3">
      <w:pPr>
        <w:adjustRightInd w:val="0"/>
        <w:snapToGrid w:val="0"/>
        <w:spacing w:line="360" w:lineRule="auto"/>
        <w:rPr>
          <w:rFonts w:ascii="Times New Roman" w:hAnsi="Times New Roman" w:cs="Times New Roman"/>
          <w:color w:val="000000" w:themeColor="text1"/>
          <w:sz w:val="24"/>
        </w:rPr>
      </w:pPr>
      <w:r>
        <w:rPr>
          <w:rFonts w:ascii="Times New Roman" w:hAnsi="Times New Roman" w:cs="Times New Roman"/>
          <w:b/>
          <w:bCs/>
          <w:color w:val="000000" w:themeColor="text1"/>
          <w:sz w:val="24"/>
        </w:rPr>
        <w:t>Sensitivity analyses</w:t>
      </w:r>
    </w:p>
    <w:p w14:paraId="7A382EF2" w14:textId="70A86D5F" w:rsidR="00FD1612" w:rsidRDefault="002D51C3">
      <w:pPr>
        <w:adjustRightInd w:val="0"/>
        <w:snapToGrid w:val="0"/>
        <w:spacing w:line="360" w:lineRule="auto"/>
        <w:rPr>
          <w:rFonts w:ascii="Times New Roman" w:hAnsi="Times New Roman" w:cs="Times New Roman"/>
          <w:color w:val="FF0000"/>
          <w:sz w:val="24"/>
        </w:rPr>
      </w:pPr>
      <w:r>
        <w:rPr>
          <w:rFonts w:ascii="Times New Roman" w:hAnsi="Times New Roman" w:cs="Times New Roman"/>
          <w:color w:val="000000" w:themeColor="text1"/>
          <w:sz w:val="24"/>
        </w:rPr>
        <w:t>Because difficulties with Instrumental Activities of Daily Living (IADL) represent an earlier and milder stage of functional decline and combining both ADL and IADL limitations is a common approach in gerontological research to provide a more comprehensive measure of disability</w:t>
      </w:r>
      <w:r>
        <w:rPr>
          <w:rFonts w:ascii="Times New Roman" w:hAnsi="Times New Roman" w:cs="Times New Roman"/>
          <w:color w:val="000000" w:themeColor="text1"/>
          <w:sz w:val="24"/>
        </w:rPr>
        <w:fldChar w:fldCharType="begin">
          <w:fldData xml:space="preserve">PEVuZE5vdGU+PENpdGU+PEF1dGhvcj5aaHU8L0F1dGhvcj48WWVhcj4yMDI0PC9ZZWFyPjxSZWNO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</w:fldData>
        </w:fldChar>
      </w:r>
      <w:r>
        <w:rPr>
          <w:rFonts w:ascii="Times New Roman" w:hAnsi="Times New Roman" w:cs="Times New Roman"/>
          <w:color w:val="000000" w:themeColor="text1"/>
          <w:sz w:val="24"/>
        </w:rPr>
        <w:instrText xml:space="preserve"> ADDIN EN.CITE </w:instrText>
      </w:r>
      <w:r>
        <w:rPr>
          <w:rFonts w:ascii="Times New Roman" w:hAnsi="Times New Roman" w:cs="Times New Roman"/>
          <w:color w:val="000000" w:themeColor="text1"/>
          <w:sz w:val="24"/>
        </w:rPr>
        <w:fldChar w:fldCharType="begin">
          <w:fldData xml:space="preserve">PEVuZE5vdGU+PENpdGU+PEF1dGhvcj5aaHU8L0F1dGhvcj48WWVhcj4yMDI0PC9ZZWFyPjxSZWNO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</w:fldData>
        </w:fldChar>
      </w:r>
      <w:r>
        <w:rPr>
          <w:rFonts w:ascii="Times New Roman" w:hAnsi="Times New Roman" w:cs="Times New Roman"/>
          <w:color w:val="000000" w:themeColor="text1"/>
          <w:sz w:val="24"/>
        </w:rPr>
        <w:instrText xml:space="preserve"> ADDIN EN.CITE.DATA </w:instrText>
      </w:r>
      <w:r>
        <w:rPr>
          <w:rFonts w:ascii="Times New Roman" w:hAnsi="Times New Roman" w:cs="Times New Roman"/>
          <w:color w:val="000000" w:themeColor="text1"/>
          <w:sz w:val="24"/>
        </w:rPr>
      </w:r>
      <w:r>
        <w:rPr>
          <w:rFonts w:ascii="Times New Roman" w:hAnsi="Times New Roman" w:cs="Times New Roman"/>
          <w:color w:val="000000" w:themeColor="text1"/>
          <w:sz w:val="24"/>
        </w:rPr>
        <w:fldChar w:fldCharType="end"/>
      </w:r>
      <w:r>
        <w:rPr>
          <w:rFonts w:ascii="Times New Roman" w:hAnsi="Times New Roman" w:cs="Times New Roman"/>
          <w:color w:val="000000" w:themeColor="text1"/>
          <w:sz w:val="24"/>
        </w:rPr>
      </w:r>
      <w:r>
        <w:rPr>
          <w:rFonts w:ascii="Times New Roman" w:hAnsi="Times New Roman" w:cs="Times New Roman"/>
          <w:color w:val="000000" w:themeColor="text1"/>
          <w:sz w:val="24"/>
        </w:rPr>
        <w:fldChar w:fldCharType="separate"/>
      </w:r>
      <w:r>
        <w:rPr>
          <w:rFonts w:ascii="Times New Roman" w:hAnsi="Times New Roman" w:cs="Times New Roman"/>
          <w:color w:val="000000" w:themeColor="text1"/>
          <w:sz w:val="24"/>
          <w:vertAlign w:val="superscript"/>
        </w:rPr>
        <w:t>[26]</w:t>
      </w:r>
      <w:r>
        <w:rPr>
          <w:rFonts w:ascii="Times New Roman" w:hAnsi="Times New Roman" w:cs="Times New Roman"/>
          <w:color w:val="000000" w:themeColor="text1"/>
          <w:sz w:val="24"/>
        </w:rPr>
        <w:fldChar w:fldCharType="end"/>
      </w:r>
      <w:r>
        <w:rPr>
          <w:rFonts w:ascii="Times New Roman" w:hAnsi="Times New Roman" w:cs="Times New Roman"/>
          <w:color w:val="000000" w:themeColor="text1"/>
          <w:sz w:val="24"/>
        </w:rPr>
        <w:t xml:space="preserve">, we redefined the disability state: inability to perform any of the ADLs or IADLs. </w:t>
      </w:r>
      <w:r>
        <w:rPr>
          <w:rFonts w:ascii="Times New Roman" w:hAnsi="Times New Roman" w:cs="Times New Roman" w:hint="eastAsia"/>
          <w:color w:val="000000" w:themeColor="text1"/>
          <w:sz w:val="24"/>
        </w:rPr>
        <w:t>W</w:t>
      </w:r>
      <w:r>
        <w:rPr>
          <w:rFonts w:ascii="Times New Roman" w:hAnsi="Times New Roman" w:cs="Times New Roman"/>
          <w:color w:val="000000" w:themeColor="text1"/>
          <w:sz w:val="24"/>
        </w:rPr>
        <w:t xml:space="preserve">e conducted the sensitivity analysis using an </w:t>
      </w:r>
      <w:r>
        <w:rPr>
          <w:rFonts w:ascii="Times New Roman" w:hAnsi="Times New Roman" w:cs="Times New Roman"/>
          <w:color w:val="000000" w:themeColor="text1"/>
          <w:sz w:val="24"/>
        </w:rPr>
        <w:lastRenderedPageBreak/>
        <w:t>alternative wealth equivalence scale that focuses more directly on the adult economic unit: wealth was constructed by dividing wealth by 1.5 for coupled households and by 1 for single households</w:t>
      </w:r>
      <w:r>
        <w:rPr>
          <w:rFonts w:ascii="Times New Roman" w:hAnsi="Times New Roman" w:cs="Times New Roman"/>
          <w:color w:val="000000" w:themeColor="text1"/>
          <w:sz w:val="24"/>
        </w:rPr>
        <w:fldChar w:fldCharType="begin">
          <w:fldData xml:space="preserve">PEVuZE5vdGU+PENpdGU+PEF1dGhvcj5DaG88L0F1dGhvcj48WWVhcj4yMDIzPC9ZZWFyPjxSZWNO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</w:fldData>
        </w:fldChar>
      </w:r>
      <w:r>
        <w:rPr>
          <w:rFonts w:ascii="Times New Roman" w:hAnsi="Times New Roman" w:cs="Times New Roman"/>
          <w:color w:val="000000" w:themeColor="text1"/>
          <w:sz w:val="24"/>
        </w:rPr>
        <w:instrText xml:space="preserve"> ADDIN EN.CITE </w:instrText>
      </w:r>
      <w:r>
        <w:rPr>
          <w:rFonts w:ascii="Times New Roman" w:hAnsi="Times New Roman" w:cs="Times New Roman"/>
          <w:color w:val="000000" w:themeColor="text1"/>
          <w:sz w:val="24"/>
        </w:rPr>
        <w:fldChar w:fldCharType="begin">
          <w:fldData xml:space="preserve">PEVuZE5vdGU+PENpdGU+PEF1dGhvcj5DaG88L0F1dGhvcj48WWVhcj4yMDIzPC9ZZWFyPjxSZWNO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</w:fldData>
        </w:fldChar>
      </w:r>
      <w:r>
        <w:rPr>
          <w:rFonts w:ascii="Times New Roman" w:hAnsi="Times New Roman" w:cs="Times New Roman"/>
          <w:color w:val="000000" w:themeColor="text1"/>
          <w:sz w:val="24"/>
        </w:rPr>
        <w:instrText xml:space="preserve"> ADDIN EN.CITE.DATA </w:instrText>
      </w:r>
      <w:r>
        <w:rPr>
          <w:rFonts w:ascii="Times New Roman" w:hAnsi="Times New Roman" w:cs="Times New Roman"/>
          <w:color w:val="000000" w:themeColor="text1"/>
          <w:sz w:val="24"/>
        </w:rPr>
      </w:r>
      <w:r>
        <w:rPr>
          <w:rFonts w:ascii="Times New Roman" w:hAnsi="Times New Roman" w:cs="Times New Roman"/>
          <w:color w:val="000000" w:themeColor="text1"/>
          <w:sz w:val="24"/>
        </w:rPr>
        <w:fldChar w:fldCharType="end"/>
      </w:r>
      <w:r>
        <w:rPr>
          <w:rFonts w:ascii="Times New Roman" w:hAnsi="Times New Roman" w:cs="Times New Roman"/>
          <w:color w:val="000000" w:themeColor="text1"/>
          <w:sz w:val="24"/>
        </w:rPr>
      </w:r>
      <w:r>
        <w:rPr>
          <w:rFonts w:ascii="Times New Roman" w:hAnsi="Times New Roman" w:cs="Times New Roman"/>
          <w:color w:val="000000" w:themeColor="text1"/>
          <w:sz w:val="24"/>
        </w:rPr>
        <w:fldChar w:fldCharType="separate"/>
      </w:r>
      <w:r>
        <w:rPr>
          <w:rFonts w:ascii="Times New Roman" w:hAnsi="Times New Roman" w:cs="Times New Roman"/>
          <w:color w:val="000000" w:themeColor="text1"/>
          <w:sz w:val="24"/>
          <w:vertAlign w:val="superscript"/>
        </w:rPr>
        <w:t>[16]</w:t>
      </w:r>
      <w:r>
        <w:rPr>
          <w:rFonts w:ascii="Times New Roman" w:hAnsi="Times New Roman" w:cs="Times New Roman"/>
          <w:color w:val="000000" w:themeColor="text1"/>
          <w:sz w:val="24"/>
        </w:rPr>
        <w:fldChar w:fldCharType="end"/>
      </w:r>
      <w:r>
        <w:rPr>
          <w:rFonts w:ascii="Times New Roman" w:hAnsi="Times New Roman" w:cs="Times New Roman"/>
          <w:color w:val="000000" w:themeColor="text1"/>
          <w:sz w:val="24"/>
        </w:rPr>
        <w:t>. Finally, stratified analyses were performed by gender and urban-rural residence.</w:t>
      </w:r>
    </w:p>
    <w:p w14:paraId="586DEB5B" w14:textId="77777777" w:rsidR="00FD1612" w:rsidRDefault="00FD1612">
      <w:pPr>
        <w:adjustRightInd w:val="0"/>
        <w:snapToGrid w:val="0"/>
        <w:spacing w:line="360" w:lineRule="auto"/>
        <w:ind w:firstLineChars="150" w:firstLine="360"/>
        <w:rPr>
          <w:rFonts w:ascii="Times New Roman" w:hAnsi="Times New Roman" w:cs="Times New Roman"/>
          <w:sz w:val="24"/>
        </w:rPr>
      </w:pPr>
    </w:p>
    <w:p w14:paraId="0BEADC0D" w14:textId="77777777" w:rsidR="00FD1612" w:rsidRDefault="002D51C3">
      <w:pPr>
        <w:adjustRightInd w:val="0"/>
        <w:snapToGrid w:val="0"/>
        <w:spacing w:line="360" w:lineRule="auto"/>
        <w:rPr>
          <w:rFonts w:ascii="Times New Roman" w:hAnsi="Times New Roman" w:cs="Times New Roman"/>
          <w:b/>
          <w:bCs/>
          <w:sz w:val="24"/>
        </w:rPr>
      </w:pPr>
      <w:r>
        <w:rPr>
          <w:rFonts w:ascii="Times New Roman" w:hAnsi="Times New Roman" w:cs="Times New Roman"/>
          <w:b/>
          <w:bCs/>
          <w:sz w:val="24"/>
        </w:rPr>
        <w:t>3 Results</w:t>
      </w:r>
    </w:p>
    <w:p w14:paraId="4C0897F8" w14:textId="77777777" w:rsidR="00FD1612" w:rsidRDefault="002D51C3">
      <w:pPr>
        <w:adjustRightInd w:val="0"/>
        <w:snapToGrid w:val="0"/>
        <w:spacing w:line="360" w:lineRule="auto"/>
        <w:rPr>
          <w:rFonts w:ascii="Times New Roman" w:hAnsi="Times New Roman" w:cs="Times New Roman"/>
          <w:b/>
          <w:bCs/>
          <w:sz w:val="24"/>
        </w:rPr>
      </w:pPr>
      <w:r>
        <w:rPr>
          <w:rFonts w:ascii="Times New Roman" w:hAnsi="Times New Roman" w:cs="Times New Roman"/>
          <w:b/>
          <w:bCs/>
          <w:sz w:val="24"/>
        </w:rPr>
        <w:t>3.1 Baseline characteristics</w:t>
      </w:r>
    </w:p>
    <w:p w14:paraId="00BAD63F" w14:textId="1CEE1EBD" w:rsidR="00FD1612" w:rsidRDefault="002D51C3">
      <w:pPr>
        <w:adjustRightInd w:val="0"/>
        <w:snapToGrid w:val="0"/>
        <w:spacing w:line="360" w:lineRule="auto"/>
        <w:rPr>
          <w:rFonts w:ascii="Times New Roman" w:hAnsi="Times New Roman" w:cs="Times New Roman"/>
          <w:sz w:val="24"/>
        </w:rPr>
      </w:pPr>
      <w:bookmarkStart w:id="11" w:name="OLE_LINK4"/>
      <w:bookmarkEnd w:id="11"/>
      <w:r>
        <w:rPr>
          <w:rFonts w:ascii="Times New Roman" w:hAnsi="Times New Roman" w:cs="Times New Roman"/>
          <w:sz w:val="24"/>
        </w:rPr>
        <w:t xml:space="preserve">A total of 11,579 participants were included, 49.9% were female, and the median age was 57 years (interquartile range [IQR] 50-63 years). At baseline, 1,770 (15.3%) participants had disability, and 9,809 (84.7%) participants were disability-free. The distribution of different states in each wave </w:t>
      </w:r>
      <w:del w:id="11" w:author="Claude Sonnet 4.6" w:date="2026-03-07T00:00:00Z">
        <w:r>
          <w:rPr>
            <w:rFonts w:ascii="Times New Roman" w:hAnsi="Times New Roman" w:cs="Times New Roman"/>
            <w:sz w:val="24"/>
          </w:rPr>
          <w:delText xml:space="preserve">was summarized (Table S1)</w:delText>
        </w:r>
      </w:del>
      <w:ins w:id="12" w:author="Claude Sonnet 4.6" w:date="2026-03-07T00:00:00Z">
        <w:r>
          <w:rPr>
            <w:rFonts w:ascii="Times New Roman" w:hAnsi="Times New Roman" w:cs="Times New Roman"/>
            <w:sz w:val="24"/>
          </w:rPr>
          <w:t xml:space="preserve">are summarized (Table S1)</w:t>
        </w:r>
      </w:ins>
      <w:r>
        <w:rPr>
          <w:rFonts w:ascii="Times New Roman" w:hAnsi="Times New Roman" w:cs="Times New Roman"/>
          <w:sz w:val="24"/>
        </w:rPr>
        <w:t xml:space="preserve">. The baseline demographic, wealth, and disability characteristics of these participants are summarized (Figure 1 and Table S2).</w:t>
      </w:r>
    </w:p>
    <w:p w14:paraId="1AB9D780" w14:textId="77777777" w:rsidR="00FD1612" w:rsidRDefault="002D51C3">
      <w:pPr>
        <w:adjustRightInd w:val="0"/>
        <w:snapToGrid w:val="0"/>
        <w:spacing w:line="360" w:lineRule="auto"/>
        <w:rPr>
          <w:rFonts w:ascii="Times New Roman" w:hAnsi="Times New Roman" w:cs="Times New Roman"/>
          <w:b/>
          <w:bCs/>
          <w:sz w:val="24"/>
        </w:rPr>
      </w:pPr>
      <w:r>
        <w:rPr>
          <w:rFonts w:ascii="Times New Roman" w:hAnsi="Times New Roman" w:cs="Times New Roman"/>
          <w:b/>
          <w:bCs/>
          <w:sz w:val="24"/>
        </w:rPr>
        <w:t xml:space="preserve">3.2 Transitions between </w:t>
      </w:r>
      <w:proofErr w:type="spellStart"/>
      <w:r>
        <w:rPr>
          <w:rFonts w:ascii="Times New Roman" w:hAnsi="Times New Roman" w:cs="Times New Roman"/>
          <w:b/>
          <w:bCs/>
          <w:sz w:val="24"/>
        </w:rPr>
        <w:t>multistates</w:t>
      </w:r>
      <w:proofErr w:type="spellEnd"/>
    </w:p>
    <w:p w14:paraId="668D0E35" w14:textId="787C83E8" w:rsidR="00FD1612" w:rsidRDefault="002D51C3">
      <w:pPr>
        <w:adjustRightInd w:val="0"/>
        <w:snapToGrid w:val="0"/>
        <w:spacing w:line="360" w:lineRule="auto"/>
        <w:rPr>
          <w:rFonts w:ascii="Times New Roman" w:hAnsi="Times New Roman" w:cs="Times New Roman"/>
          <w:sz w:val="24"/>
        </w:rPr>
      </w:pPr>
      <w:r>
        <w:rPr>
          <w:rFonts w:ascii="Times New Roman" w:hAnsi="Times New Roman" w:cs="Times New Roman"/>
          <w:sz w:val="24"/>
        </w:rPr>
        <w:t xml:space="preserve">The mean follow-up time was </w:t>
      </w:r>
      <w:r>
        <w:rPr>
          <w:rFonts w:ascii="Times New Roman" w:hAnsi="Times New Roman" w:cs="Times New Roman" w:hint="eastAsia"/>
          <w:sz w:val="24"/>
        </w:rPr>
        <w:t>8.24</w:t>
      </w:r>
      <w:r>
        <w:rPr>
          <w:rFonts w:ascii="Times New Roman" w:hAnsi="Times New Roman" w:cs="Times New Roman"/>
          <w:sz w:val="24"/>
        </w:rPr>
        <w:t xml:space="preserve"> years (</w:t>
      </w:r>
      <w:r>
        <w:rPr>
          <w:rFonts w:ascii="Times New Roman" w:hAnsi="Times New Roman" w:cs="Times New Roman" w:hint="eastAsia"/>
          <w:sz w:val="24"/>
        </w:rPr>
        <w:t>standard deviation</w:t>
      </w:r>
      <w:r>
        <w:rPr>
          <w:rFonts w:ascii="Times New Roman" w:hAnsi="Times New Roman" w:cs="Times New Roman"/>
          <w:sz w:val="24"/>
        </w:rPr>
        <w:t xml:space="preserve"> 1.</w:t>
      </w:r>
      <w:r>
        <w:rPr>
          <w:rFonts w:ascii="Times New Roman" w:hAnsi="Times New Roman" w:cs="Times New Roman" w:hint="eastAsia"/>
          <w:sz w:val="24"/>
        </w:rPr>
        <w:t>76</w:t>
      </w:r>
      <w:r>
        <w:rPr>
          <w:rFonts w:ascii="Times New Roman" w:hAnsi="Times New Roman" w:cs="Times New Roman"/>
          <w:sz w:val="24"/>
        </w:rPr>
        <w:t xml:space="preserve"> years), with </w:t>
      </w:r>
      <w:r>
        <w:rPr>
          <w:rFonts w:ascii="Times New Roman" w:hAnsi="Times New Roman" w:cs="Times New Roman" w:hint="eastAsia"/>
          <w:sz w:val="24"/>
        </w:rPr>
        <w:t>6</w:t>
      </w:r>
      <w:r>
        <w:rPr>
          <w:rFonts w:ascii="Times New Roman" w:hAnsi="Times New Roman" w:cs="Times New Roman"/>
          <w:sz w:val="24"/>
        </w:rPr>
        <w:t>,</w:t>
      </w:r>
      <w:r>
        <w:rPr>
          <w:rFonts w:ascii="Times New Roman" w:hAnsi="Times New Roman" w:cs="Times New Roman" w:hint="eastAsia"/>
          <w:sz w:val="24"/>
        </w:rPr>
        <w:t>227</w:t>
      </w:r>
      <w:r>
        <w:rPr>
          <w:rFonts w:ascii="Times New Roman" w:hAnsi="Times New Roman" w:cs="Times New Roman"/>
          <w:sz w:val="24"/>
        </w:rPr>
        <w:t xml:space="preserve"> participants having 1 state follow-up, 4,904 participants having 2 state follow-ups, and 447 participants having 3 state follow-ups. This resulted in a total of 51,598 checkup records on </w:t>
      </w:r>
      <w:proofErr w:type="spellStart"/>
      <w:r>
        <w:rPr>
          <w:rFonts w:ascii="Times New Roman" w:hAnsi="Times New Roman" w:cs="Times New Roman"/>
          <w:sz w:val="24"/>
        </w:rPr>
        <w:t>multistates</w:t>
      </w:r>
      <w:proofErr w:type="spellEnd"/>
      <w:r>
        <w:rPr>
          <w:rFonts w:ascii="Times New Roman" w:hAnsi="Times New Roman" w:cs="Times New Roman"/>
          <w:sz w:val="24"/>
        </w:rPr>
        <w:t xml:space="preserve">. By the last follow-up, 7,675 (66.3%) participants were disability-free, 2,553 (22.1%) </w:t>
      </w:r>
      <w:r>
        <w:rPr>
          <w:rFonts w:ascii="Times New Roman" w:hAnsi="Times New Roman" w:cs="Times New Roman" w:hint="eastAsia"/>
          <w:sz w:val="24"/>
        </w:rPr>
        <w:t xml:space="preserve">had </w:t>
      </w:r>
      <w:r>
        <w:rPr>
          <w:rFonts w:ascii="Times New Roman" w:hAnsi="Times New Roman" w:cs="Times New Roman"/>
          <w:sz w:val="24"/>
        </w:rPr>
        <w:t>disability, and 1,351 (11.7%) died.</w:t>
      </w:r>
    </w:p>
    <w:p w14:paraId="4C670240" w14:textId="77777777" w:rsidR="00FD1612" w:rsidRDefault="002D51C3">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The observed transitions from the current state to the next state at follow-up were summarized </w:t>
      </w:r>
      <w:r>
        <w:rPr>
          <w:rFonts w:ascii="Times New Roman" w:hAnsi="Times New Roman" w:cs="Times New Roman"/>
          <w:b/>
          <w:bCs/>
          <w:sz w:val="24"/>
        </w:rPr>
        <w:t>(Table S3)</w:t>
      </w:r>
      <w:r>
        <w:rPr>
          <w:rFonts w:ascii="Times New Roman" w:hAnsi="Times New Roman" w:cs="Times New Roman"/>
          <w:sz w:val="24"/>
        </w:rPr>
        <w:t xml:space="preserve">. For those with a current state of disability-free, 13.5% returned to disability, and 2.2% progressed to death at the next follow-up. For those with a current state of disability, 40.3% recovered to disability-free, and 8.5% progressed to death at the next follow-up. </w:t>
      </w:r>
    </w:p>
    <w:p w14:paraId="26CE1E34" w14:textId="7F94C887" w:rsidR="00FD1612" w:rsidRDefault="002D51C3">
      <w:pPr>
        <w:adjustRightInd w:val="0"/>
        <w:snapToGrid w:val="0"/>
        <w:spacing w:line="360" w:lineRule="auto"/>
        <w:ind w:firstLineChars="200" w:firstLine="480"/>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sz w:val="24"/>
        </w:rPr>
        <w:t xml:space="preserve">The transition intensity between multistates was shown in Table 1. The transition intensity of recovery to </w:t>
      </w:r>
      <w:del w:id="13" w:author="Claude Sonnet 4.6" w:date="2026-03-07T00:00:00Z">
        <w:r>
          <w:rPr>
            <w:rFonts w:ascii="Times New Roman" w:hAnsi="Times New Roman" w:cs="Times New Roman"/>
            <w:sz w:val="24"/>
          </w:rPr>
          <w:delText xml:space="preserve">disabillity</w:delText>
        </w:r>
      </w:del>
      <w:ins w:id="14" w:author="Claude Sonnet 4.6" w:date="2026-03-07T00:00:00Z">
        <w:r>
          <w:rPr>
            <w:rFonts w:ascii="Times New Roman" w:hAnsi="Times New Roman" w:cs="Times New Roman"/>
            <w:sz w:val="24"/>
          </w:rPr>
          <w:t xml:space="preserve">disability</w:t>
        </w:r>
      </w:ins>
      <w:r>
        <w:rPr>
          <w:rFonts w:ascii="Times New Roman" w:hAnsi="Times New Roman" w:cs="Times New Roman"/>
          <w:sz w:val="24"/>
        </w:rPr>
        <w:t xml:space="preserve">-free from disability (0.295, 95% CI 0.283-0.308) was 3.1 times greater than that of deteriorating to disability from </w:t>
      </w:r>
      <w:del w:id="15" w:author="Claude Sonnet 4.6" w:date="2026-03-07T00:00:00Z">
        <w:r>
          <w:rPr>
            <w:rFonts w:ascii="Times New Roman" w:hAnsi="Times New Roman" w:cs="Times New Roman"/>
            <w:sz w:val="24"/>
          </w:rPr>
          <w:delText xml:space="preserve">disabillity</w:delText>
        </w:r>
      </w:del>
      <w:ins w:id="16" w:author="Claude Sonnet 4.6" w:date="2026-03-07T00:00:00Z">
        <w:r>
          <w:rPr>
            <w:rFonts w:ascii="Times New Roman" w:hAnsi="Times New Roman" w:cs="Times New Roman"/>
            <w:sz w:val="24"/>
          </w:rPr>
          <w:t xml:space="preserve">disability</w:t>
        </w:r>
      </w:ins>
      <w:r>
        <w:rPr>
          <w:rFonts w:ascii="Times New Roman" w:hAnsi="Times New Roman" w:cs="Times New Roman"/>
          <w:sz w:val="24"/>
        </w:rPr>
        <w:t xml:space="preserve">-free (0.096, 95% CI 0.093-0.100). For participants with disability, the transition intensity of recovery to </w:t>
      </w:r>
      <w:del w:id="17" w:author="Claude Sonnet 4.6" w:date="2026-03-07T00:00:00Z">
        <w:r>
          <w:rPr>
            <w:rFonts w:ascii="Times New Roman" w:hAnsi="Times New Roman" w:cs="Times New Roman"/>
            <w:sz w:val="24"/>
          </w:rPr>
          <w:delText xml:space="preserve">disabillity</w:delText>
        </w:r>
      </w:del>
      <w:ins w:id="18" w:author="Claude Sonnet 4.6" w:date="2026-03-07T00:00:00Z">
        <w:r>
          <w:rPr>
            <w:rFonts w:ascii="Times New Roman" w:hAnsi="Times New Roman" w:cs="Times New Roman"/>
            <w:sz w:val="24"/>
          </w:rPr>
          <w:t xml:space="preserve">disability</w:t>
        </w:r>
      </w:ins>
      <w:r>
        <w:rPr>
          <w:rFonts w:ascii="Times New Roman" w:hAnsi="Times New Roman" w:cs="Times New Roman"/>
          <w:sz w:val="24"/>
        </w:rPr>
        <w:t xml:space="preserve">-free (0.295, 95% CI 0.283-0.308) was 7 times greater than that of transitioning to death (0.042, 95% CI 0.036-0.050). The patterns of transition intensity were broadly similar for participants stratified by gender (female and male) and residence (rural and urban).</w:t>
      </w:r>
    </w:p>
    <w:p w14:paraId="4C697945" w14:textId="77777777" w:rsidR="00FD1612" w:rsidRDefault="002D51C3">
      <w:pPr>
        <w:adjustRightInd w:val="0"/>
        <w:snapToGrid w:val="0"/>
        <w:spacing w:line="360" w:lineRule="auto"/>
        <w:rPr>
          <w:rFonts w:ascii="Times New Roman" w:hAnsi="Times New Roman" w:cs="Times New Roman"/>
          <w:b/>
          <w:bCs/>
          <w:sz w:val="24"/>
        </w:rPr>
      </w:pPr>
      <w:r>
        <w:rPr>
          <w:rFonts w:ascii="Times New Roman" w:hAnsi="Times New Roman" w:cs="Times New Roman"/>
          <w:b/>
          <w:bCs/>
          <w:sz w:val="24"/>
        </w:rPr>
        <w:t>3.3 Probability of multistate transitions</w:t>
      </w:r>
    </w:p>
    <w:p w14:paraId="055E37BE" w14:textId="1D6DFEE5" w:rsidR="00FD1612" w:rsidRDefault="002D51C3">
      <w:pPr>
        <w:adjustRightInd w:val="0"/>
        <w:snapToGrid w:val="0"/>
        <w:spacing w:line="360" w:lineRule="auto"/>
        <w:rPr>
          <w:rFonts w:ascii="Times New Roman" w:hAnsi="Times New Roman" w:cs="Times New Roman"/>
          <w:sz w:val="24"/>
        </w:rPr>
      </w:pPr>
      <w:proofErr w:type="spellStart"/>
      <w:proofErr w:type="spellEnd"/>
      <w:proofErr w:type="spellStart"/>
      <w:proofErr w:type="spellEnd"/>
      <w:r>
        <w:rPr>
          <w:rFonts w:ascii="Times New Roman" w:hAnsi="Times New Roman" w:cs="Times New Roman"/>
          <w:sz w:val="24"/>
        </w:rPr>
        <w:t xml:space="preserve">The probability of multistate transitions during observation intervals of 1, 2, 3, and 5 years for participants with different states was estimated (Figure 2). For participants with disability, the estimated probabilities of recovering to </w:t>
      </w:r>
      <w:del w:id="200" w:author="Claude Sonnet 4.6" w:date="2026-03-07T00:00:00Z">
        <w:r>
          <w:rPr>
            <w:rFonts w:ascii="Times New Roman" w:hAnsi="Times New Roman" w:cs="Times New Roman"/>
            <w:sz w:val="24"/>
          </w:rPr>
          <w:delText xml:space="preserve">disabillity</w:delText>
        </w:r>
      </w:del>
      <w:ins w:id="201" w:author="Claude Sonnet 4.6" w:date="2026-03-07T00:00:00Z">
        <w:r>
          <w:rPr>
            <w:rFonts w:ascii="Times New Roman" w:hAnsi="Times New Roman" w:cs="Times New Roman"/>
            <w:sz w:val="24"/>
          </w:rPr>
          <w:t xml:space="preserve">disability</w:t>
        </w:r>
      </w:ins>
      <w:r>
        <w:rPr>
          <w:rFonts w:ascii="Times New Roman" w:hAnsi="Times New Roman" w:cs="Times New Roman"/>
          <w:sz w:val="24"/>
        </w:rPr>
        <w:t xml:space="preserve">-free, remaining as disability, and transitioning to death were 0.233, 0.731, and 0.037 within a 1‐year observation, and evolved into 0.581, 0.302, and 0.117 within a 5‐year observation, respectively. For participants free of </w:t>
      </w:r>
      <w:del w:id="202" w:author="Claude Sonnet 4.6" w:date="2026-03-07T00:00:00Z">
        <w:r>
          <w:rPr>
            <w:rFonts w:ascii="Times New Roman" w:hAnsi="Times New Roman" w:cs="Times New Roman"/>
            <w:sz w:val="24"/>
          </w:rPr>
          <w:delText xml:space="preserve">disabillity</w:delText>
        </w:r>
      </w:del>
      <w:ins w:id="203" w:author="Claude Sonnet 4.6" w:date="2026-03-07T00:00:00Z">
        <w:r>
          <w:rPr>
            <w:rFonts w:ascii="Times New Roman" w:hAnsi="Times New Roman" w:cs="Times New Roman"/>
            <w:sz w:val="24"/>
          </w:rPr>
          <w:t xml:space="preserve">disability</w:t>
        </w:r>
      </w:ins>
      <w:r>
        <w:rPr>
          <w:rFonts w:ascii="Times New Roman" w:hAnsi="Times New Roman" w:cs="Times New Roman"/>
          <w:sz w:val="24"/>
        </w:rPr>
        <w:t xml:space="preserve">, the estimated probabilities of deteriorating to disability, remaining as disability-free, and transitioning to death were 0.079, 0.919, and 0.002 within a 1‐year observation, and evolved into 0.198, 0.772, and 0.030 within a 5‐year observation, respectively (Figure 2A-D). The patterns of transition probability were broadly similar for participants stratified by gender (female [Figure 2E-H] and male [Figure 2I-L]) and residence (rural [Figure 2M-P] and urban [Figure 2Q-T]). </w:t>
      </w:r>
    </w:p>
    <w:p w14:paraId="0A8D282D" w14:textId="77777777" w:rsidR="00FD1612" w:rsidRDefault="002D51C3">
      <w:pPr>
        <w:adjustRightInd w:val="0"/>
        <w:snapToGrid w:val="0"/>
        <w:spacing w:line="360" w:lineRule="auto"/>
        <w:rPr>
          <w:rFonts w:ascii="Times New Roman" w:hAnsi="Times New Roman" w:cs="Times New Roman"/>
          <w:sz w:val="24"/>
        </w:rPr>
      </w:pPr>
      <w:r>
        <w:rPr>
          <w:rFonts w:ascii="Times New Roman" w:hAnsi="Times New Roman" w:cs="Times New Roman"/>
          <w:b/>
          <w:bCs/>
          <w:sz w:val="24"/>
        </w:rPr>
        <w:t xml:space="preserve">3.4 </w:t>
      </w:r>
      <w:r>
        <w:rPr>
          <w:rFonts w:ascii="Times New Roman" w:hAnsi="Times New Roman" w:cs="Times New Roman" w:hint="eastAsia"/>
          <w:b/>
          <w:bCs/>
          <w:sz w:val="24"/>
        </w:rPr>
        <w:t>W</w:t>
      </w:r>
      <w:r>
        <w:rPr>
          <w:rFonts w:ascii="Times New Roman" w:hAnsi="Times New Roman" w:cs="Times New Roman"/>
          <w:b/>
          <w:bCs/>
          <w:sz w:val="24"/>
        </w:rPr>
        <w:t>ealth effects on multistate transitions</w:t>
      </w:r>
    </w:p>
    <w:p w14:paraId="644B0A02" w14:textId="1FD86B57" w:rsidR="00FD1612" w:rsidRDefault="002D51C3">
      <w:pPr>
        <w:adjustRightInd w:val="0"/>
        <w:snapToGrid w:val="0"/>
        <w:spacing w:line="360" w:lineRule="auto"/>
        <w:rPr>
          <w:rFonts w:ascii="Times New Roman" w:hAnsi="Times New Roman" w:cs="Times New Roman"/>
          <w:sz w:val="24"/>
        </w:rPr>
      </w:pPr>
      <w:proofErr w:type="spellStart"/>
      <w:proofErr w:type="spellEnd"/>
      <w:bookmarkStart w:id="12" w:name="OLE_LINK31"/>
      <w:proofErr w:type="spellStart"/>
      <w:proofErr w:type="spellEnd"/>
      <w:bookmarkEnd w:id="12"/>
      <w:r>
        <w:rPr>
          <w:rFonts w:ascii="Times New Roman" w:hAnsi="Times New Roman" w:cs="Times New Roman"/>
          <w:sz w:val="24"/>
        </w:rPr>
        <w:t xml:space="preserve">The effects of wealth on the hazard ratios (HRs) of transitions between multistates were estimated in Figure 3. Wealth was associated with deteriorating transitions from </w:t>
      </w:r>
      <w:del w:id="19" w:author="Claude Sonnet 4.6" w:date="2026-03-07T00:00:00Z">
        <w:r>
          <w:rPr>
            <w:rFonts w:ascii="Times New Roman" w:hAnsi="Times New Roman" w:cs="Times New Roman"/>
            <w:sz w:val="24"/>
          </w:rPr>
          <w:delText xml:space="preserve">disabillity</w:delText>
        </w:r>
      </w:del>
      <w:ins w:id="20" w:author="Claude Sonnet 4.6" w:date="2026-03-07T00:00:00Z">
        <w:r>
          <w:rPr>
            <w:rFonts w:ascii="Times New Roman" w:hAnsi="Times New Roman" w:cs="Times New Roman"/>
            <w:sz w:val="24"/>
          </w:rPr>
          <w:t xml:space="preserve">disability</w:t>
        </w:r>
      </w:ins>
      <w:r>
        <w:rPr>
          <w:rFonts w:ascii="Times New Roman" w:hAnsi="Times New Roman" w:cs="Times New Roman"/>
          <w:sz w:val="24"/>
        </w:rPr>
        <w:t xml:space="preserve">-free to disability, with HR of 0.89 (95% CI 0.87-0.91). Nevertheless, wealth was not significantly associated with recovery transition and death transition. The finding was robust when stratifying by gender and residence.</w:t>
      </w:r>
    </w:p>
    <w:p w14:paraId="2DCBC964" w14:textId="77777777" w:rsidR="00FD1612" w:rsidRDefault="002D51C3">
      <w:pPr>
        <w:adjustRightInd w:val="0"/>
        <w:snapToGrid w:val="0"/>
        <w:spacing w:line="360" w:lineRule="auto"/>
        <w:rPr>
          <w:rFonts w:ascii="Times New Roman" w:hAnsi="Times New Roman" w:cs="Times New Roman"/>
          <w:b/>
          <w:bCs/>
          <w:sz w:val="24"/>
        </w:rPr>
      </w:pPr>
      <w:r>
        <w:rPr>
          <w:rFonts w:ascii="Times New Roman" w:hAnsi="Times New Roman" w:cs="Times New Roman"/>
          <w:b/>
          <w:bCs/>
          <w:sz w:val="24"/>
        </w:rPr>
        <w:t>3.5 Modeling alternative wealth redistributions</w:t>
      </w:r>
    </w:p>
    <w:p w14:paraId="1AE48CA4" w14:textId="6248C477" w:rsidR="00FD1612" w:rsidRDefault="002D51C3">
      <w:pPr>
        <w:adjustRightInd w:val="0"/>
        <w:snapToGrid w:val="0"/>
        <w:spacing w:line="360" w:lineRule="auto"/>
        <w:rPr>
          <w:rFonts w:ascii="Times New Roman" w:hAnsi="Times New Roman" w:cs="Times New Roman"/>
          <w:sz w:val="24"/>
        </w:rPr>
      </w:pPr>
      <w:r>
        <w:rPr>
          <w:rFonts w:ascii="Times New Roman" w:hAnsi="Times New Roman" w:cs="Times New Roman"/>
          <w:b/>
          <w:bCs/>
          <w:color w:val="000000" w:themeColor="text1"/>
          <w:sz w:val="24"/>
        </w:rPr>
        <w:t>Figure 4</w:t>
      </w:r>
      <w:r>
        <w:rPr>
          <w:rFonts w:ascii="Times New Roman" w:hAnsi="Times New Roman" w:cs="Times New Roman"/>
          <w:color w:val="000000" w:themeColor="text1"/>
          <w:sz w:val="24"/>
        </w:rPr>
        <w:t xml:space="preserve"> plots the DFLE from age 60 to 85 under the current wealth distribution and three different wealth redistribution. All three alternative wealth redistribution strategies resulted in a longer DFLE compared to the current wealth distribution. Among the</w:t>
      </w:r>
      <w:r>
        <w:rPr>
          <w:rFonts w:ascii="Times New Roman" w:hAnsi="Times New Roman" w:cs="Times New Roman" w:hint="eastAsia"/>
          <w:color w:val="000000" w:themeColor="text1"/>
          <w:sz w:val="24"/>
        </w:rPr>
        <w:t xml:space="preserve"> three</w:t>
      </w:r>
      <w:r>
        <w:rPr>
          <w:rFonts w:ascii="Times New Roman" w:hAnsi="Times New Roman" w:cs="Times New Roman"/>
          <w:color w:val="000000" w:themeColor="text1"/>
          <w:sz w:val="24"/>
        </w:rPr>
        <w:t xml:space="preserve"> strategies, the equal wealth distribution yielded the most significant DFLE extension, followed by the minimum inheritance strategy, and </w:t>
      </w:r>
      <w:r>
        <w:rPr>
          <w:rFonts w:ascii="Times New Roman" w:hAnsi="Times New Roman" w:cs="Times New Roman" w:hint="eastAsia"/>
          <w:color w:val="000000" w:themeColor="text1"/>
          <w:sz w:val="24"/>
        </w:rPr>
        <w:t>then</w:t>
      </w:r>
      <w:r>
        <w:rPr>
          <w:rFonts w:ascii="Times New Roman" w:hAnsi="Times New Roman" w:cs="Times New Roman"/>
          <w:color w:val="000000" w:themeColor="text1"/>
          <w:sz w:val="24"/>
        </w:rPr>
        <w:t xml:space="preserve"> the balanced-minimum inheritance strategy. Notably, this advantage was inversely related to age, as the DFLE gap between the strategies gradually converged in later life </w:t>
      </w:r>
      <w:r>
        <w:rPr>
          <w:rFonts w:ascii="Times New Roman Bold" w:hAnsi="Times New Roman Bold" w:cs="Times New Roman Bold"/>
          <w:b/>
          <w:bCs/>
          <w:color w:val="000000" w:themeColor="text1"/>
          <w:sz w:val="24"/>
        </w:rPr>
        <w:t>(Figure 4)</w:t>
      </w:r>
      <w:r>
        <w:rPr>
          <w:rFonts w:ascii="Times New Roman" w:hAnsi="Times New Roman" w:cs="Times New Roman"/>
          <w:color w:val="000000" w:themeColor="text1"/>
          <w:sz w:val="24"/>
        </w:rPr>
        <w:t>.</w:t>
      </w:r>
    </w:p>
    <w:p w14:paraId="7DF9D2EC" w14:textId="1CA5E159" w:rsidR="00FD1612" w:rsidRDefault="002D51C3">
      <w:pPr>
        <w:adjustRightInd w:val="0"/>
        <w:snapToGrid w:val="0"/>
        <w:spacing w:line="360" w:lineRule="auto"/>
        <w:ind w:firstLineChars="200" w:firstLine="482"/>
        <w:rPr>
          <w:rFonts w:ascii="Times New Roman" w:hAnsi="Times New Roman" w:cs="Times New Roman"/>
          <w:sz w:val="24"/>
        </w:rPr>
      </w:pPr>
      <w:r>
        <w:rPr>
          <w:rFonts w:ascii="Times New Roman" w:hAnsi="Times New Roman" w:cs="Times New Roman"/>
          <w:b/>
          <w:bCs/>
          <w:sz w:val="24"/>
        </w:rPr>
        <w:t xml:space="preserve">Figure 5A shows differences in DFLE at age 60 under alternative wealth redistribution compared with the current wealth distribution for each quintile of wealth. DFLE shows larger increases at the lower end of the wealth distribution. Under equal wealth distribution, participants’ DFLE increase by 1.42 (95% CI 1.36-1.49) years </w:t>
      </w:r>
      <w:del w:id="21" w:author="Claude Sonnet 4.6" w:date="2026-03-07T00:00:00Z">
        <w:r>
          <w:rPr>
            <w:rFonts w:ascii="Times New Roman" w:hAnsi="Times New Roman" w:cs="Times New Roman"/>
            <w:b/>
            <w:bCs/>
            <w:sz w:val="24"/>
          </w:rPr>
          <w:delText xml:space="preserve">averagely</w:delText>
        </w:r>
      </w:del>
      <w:ins w:id="22" w:author="Claude Sonnet 4.6" w:date="2026-03-07T00:00:00Z">
        <w:r>
          <w:rPr>
            <w:rFonts w:ascii="Times New Roman" w:hAnsi="Times New Roman" w:cs="Times New Roman"/>
            <w:b/>
            <w:bCs/>
            <w:sz w:val="24"/>
          </w:rPr>
          <w:t xml:space="preserve">on average</w:t>
        </w:r>
      </w:ins>
      <w:r>
        <w:rPr>
          <w:rFonts w:ascii="Times New Roman" w:hAnsi="Times New Roman" w:cs="Times New Roman"/>
          <w:b/>
          <w:bCs/>
          <w:sz w:val="24"/>
        </w:rPr>
        <w:t xml:space="preserve">. Specifically, when broken down by quintile, the DFLE gains were 4.08 (95% CI 3.91-4.23), 2.44 (95% CI 2.28-2.62), 1.32 (95% CI 1.17-1.48), and 0.56 (95% CI 0.31-0.61) years in Q1-Q4 groups, respectively. Under minimum inheritance strategy, participants' DFLE increased by 1.21 (95% CI, 1.14-1.27) years, specifically, the DFLE gains for the Q1 to Q4 groups were 3.47 (95% CI, 3.32-3.63), 1.71 (95% CI, 1.57-1.85), 0.85 (95% CI, 0.58-0.99), and 0.19 (95% CI, 0.05-0.35) years, respectively. Under balanced-minimum inheritance strategy, participants' DFLE increased by 1.03 (95% CI, 0.97-1.10) years, specifically, the DFLE gains for the Q1 to Q3 groups were 3.44 (95% CI, 3.28-3.40), 1.64 (95% CI, 1.50-1.78), and 0.64 (95% CI, 0.49-0.78) years, respectively.</w:t>
      </w:r>
    </w:p>
    <w:p w14:paraId="741DA084" w14:textId="4795AC9F" w:rsidR="00FD1612" w:rsidRDefault="002D51C3">
      <w:pPr>
        <w:adjustRightInd w:val="0"/>
        <w:snapToGrid w:val="0"/>
        <w:spacing w:line="360" w:lineRule="auto"/>
        <w:ind w:firstLineChars="200" w:firstLine="480"/>
        <w:rPr>
          <w:rFonts w:ascii="Times New Roman" w:hAnsi="Times New Roman" w:cs="Times New Roman"/>
          <w:sz w:val="24"/>
        </w:rPr>
      </w:pPr>
      <w:r>
        <w:rPr>
          <w:rFonts w:ascii="Times New Roman" w:hAnsi="Times New Roman" w:cs="Times New Roman"/>
          <w:sz w:val="24"/>
        </w:rPr>
        <w:t xml:space="preserve">These patterns were broadly similar </w:t>
      </w:r>
      <w:r>
        <w:rPr>
          <w:rFonts w:ascii="Times New Roman" w:hAnsi="Times New Roman" w:cs="Times New Roman" w:hint="eastAsia"/>
          <w:sz w:val="24"/>
        </w:rPr>
        <w:t>in</w:t>
      </w:r>
      <w:r>
        <w:rPr>
          <w:rFonts w:ascii="Times New Roman" w:hAnsi="Times New Roman" w:cs="Times New Roman"/>
          <w:sz w:val="24"/>
        </w:rPr>
        <w:t xml:space="preserve"> both male </w:t>
      </w:r>
      <w:r>
        <w:rPr>
          <w:rFonts w:ascii="Times New Roman" w:hAnsi="Times New Roman" w:cs="Times New Roman"/>
          <w:b/>
          <w:bCs/>
          <w:sz w:val="24"/>
        </w:rPr>
        <w:t>(Figure 5B)</w:t>
      </w:r>
      <w:r>
        <w:rPr>
          <w:rFonts w:ascii="Times New Roman" w:hAnsi="Times New Roman" w:cs="Times New Roman"/>
          <w:sz w:val="24"/>
        </w:rPr>
        <w:t xml:space="preserve"> and female </w:t>
      </w:r>
      <w:r>
        <w:rPr>
          <w:rFonts w:ascii="Times New Roman" w:hAnsi="Times New Roman" w:cs="Times New Roman"/>
          <w:b/>
          <w:bCs/>
          <w:sz w:val="24"/>
        </w:rPr>
        <w:t>(Figure 5C)</w:t>
      </w:r>
      <w:r>
        <w:rPr>
          <w:rFonts w:ascii="Times New Roman" w:hAnsi="Times New Roman" w:cs="Times New Roman"/>
          <w:sz w:val="24"/>
        </w:rPr>
        <w:t xml:space="preserve">, with no substantial gender differences observed. In contrast, urban-rural </w:t>
      </w:r>
      <w:r>
        <w:rPr>
          <w:rFonts w:ascii="Times New Roman" w:hAnsi="Times New Roman" w:cs="Times New Roman" w:hint="eastAsia"/>
          <w:sz w:val="24"/>
        </w:rPr>
        <w:t>difference w</w:t>
      </w:r>
      <w:r>
        <w:rPr>
          <w:rFonts w:ascii="Times New Roman" w:hAnsi="Times New Roman" w:cs="Times New Roman"/>
          <w:sz w:val="24"/>
        </w:rPr>
        <w:t>as</w:t>
      </w:r>
      <w:r>
        <w:rPr>
          <w:rFonts w:ascii="Times New Roman" w:hAnsi="Times New Roman" w:cs="Times New Roman" w:hint="eastAsia"/>
          <w:sz w:val="24"/>
        </w:rPr>
        <w:t xml:space="preserve"> observed</w:t>
      </w:r>
      <w:r>
        <w:rPr>
          <w:rFonts w:ascii="Times New Roman" w:hAnsi="Times New Roman" w:cs="Times New Roman"/>
          <w:sz w:val="24"/>
        </w:rPr>
        <w:t xml:space="preserve">. </w:t>
      </w:r>
      <w:r>
        <w:rPr>
          <w:rFonts w:ascii="Times New Roman" w:hAnsi="Times New Roman" w:cs="Times New Roman" w:hint="eastAsia"/>
          <w:sz w:val="24"/>
        </w:rPr>
        <w:t>Across all redistribution strategies, DFLE gains were consistently larger for rural participants than for their urban counterparts.</w:t>
      </w:r>
      <w:r>
        <w:rPr>
          <w:rFonts w:ascii="Times New Roman" w:hAnsi="Times New Roman" w:cs="Times New Roman"/>
          <w:sz w:val="24"/>
        </w:rPr>
        <w:t xml:space="preserve"> </w:t>
      </w:r>
      <w:r>
        <w:rPr>
          <w:rFonts w:ascii="Times New Roman" w:hAnsi="Times New Roman" w:cs="Times New Roman"/>
          <w:b/>
          <w:bCs/>
          <w:sz w:val="24"/>
        </w:rPr>
        <w:t>(Figure 5D and 5E)</w:t>
      </w:r>
      <w:r>
        <w:rPr>
          <w:rFonts w:ascii="Times New Roman" w:hAnsi="Times New Roman" w:cs="Times New Roman"/>
          <w:sz w:val="24"/>
        </w:rPr>
        <w:t xml:space="preserve">. For instance, under the minimum inheritance strategy, the DFLE gain in the all group was more pronounced in the rural population (1.48 years [95% CI, 1.40-1.56 years]) compared to the urban one (0.70 years [95% CI, 0.58-0.82 years]). Notably, this </w:t>
      </w:r>
      <w:r>
        <w:rPr>
          <w:rFonts w:ascii="Times New Roman" w:hAnsi="Times New Roman" w:cs="Times New Roman" w:hint="eastAsia"/>
          <w:sz w:val="24"/>
        </w:rPr>
        <w:t>difference</w:t>
      </w:r>
      <w:r>
        <w:rPr>
          <w:rFonts w:ascii="Times New Roman" w:hAnsi="Times New Roman" w:cs="Times New Roman"/>
          <w:sz w:val="24"/>
        </w:rPr>
        <w:t xml:space="preserve"> also extended to higher wealth groups. Among rural participants in the Q4, all three redistribution strategies yielded modest DFLE gains: 0.53 (95% CI, 0.33-0.72) years for equal wealth distribution, 0.29 (95% CI, 0.10-0.48) years for the minimum inheritance strategy, and 0.23 (95% CI, 0.03-0.43) years for the balanced-minimum inheritance strategy </w:t>
      </w:r>
      <w:r w:rsidRPr="006159DF">
        <w:rPr>
          <w:rFonts w:ascii="Times New Roman Bold" w:hAnsi="Times New Roman Bold" w:cs="Times New Roman Bold"/>
          <w:b/>
          <w:bCs/>
          <w:sz w:val="24"/>
        </w:rPr>
        <w:t>(Figure 5</w:t>
      </w:r>
      <w:r>
        <w:rPr>
          <w:rFonts w:ascii="Times New Roman Bold" w:hAnsi="Times New Roman Bold" w:cs="Times New Roman Bold"/>
          <w:b/>
          <w:bCs/>
          <w:sz w:val="24"/>
        </w:rPr>
        <w:t>E</w:t>
      </w:r>
      <w:r w:rsidRPr="006159DF">
        <w:rPr>
          <w:rFonts w:ascii="Times New Roman Bold" w:hAnsi="Times New Roman Bold" w:cs="Times New Roman Bold"/>
          <w:b/>
          <w:bCs/>
          <w:sz w:val="24"/>
        </w:rPr>
        <w:t>)</w:t>
      </w:r>
      <w:r>
        <w:rPr>
          <w:rFonts w:ascii="Times New Roman" w:hAnsi="Times New Roman" w:cs="Times New Roman"/>
          <w:sz w:val="24"/>
        </w:rPr>
        <w:t xml:space="preserve">. By contrast, among urban participants in the Q4, only the equal wealth distribution was associated with a modest gain of 0.34 (95% CI, 0.09-0.59) years </w:t>
      </w:r>
      <w:r>
        <w:rPr>
          <w:rFonts w:ascii="Times New Roman" w:hAnsi="Times New Roman" w:cs="Times New Roman"/>
          <w:b/>
          <w:bCs/>
          <w:sz w:val="24"/>
        </w:rPr>
        <w:t>(Figure 5D)</w:t>
      </w:r>
      <w:r>
        <w:rPr>
          <w:rFonts w:ascii="Times New Roman" w:hAnsi="Times New Roman" w:cs="Times New Roman"/>
          <w:sz w:val="24"/>
        </w:rPr>
        <w:t>. This suggests potentially stronger marginal health returns to wealth in rural settings.</w:t>
      </w:r>
    </w:p>
    <w:p w14:paraId="2FA3E0AA" w14:textId="77777777" w:rsidR="00FD1612" w:rsidRDefault="002D51C3">
      <w:pPr>
        <w:adjustRightInd w:val="0"/>
        <w:snapToGrid w:val="0"/>
        <w:spacing w:line="360" w:lineRule="auto"/>
        <w:rPr>
          <w:rFonts w:ascii="Times New Roman" w:hAnsi="Times New Roman" w:cs="Times New Roman"/>
          <w:color w:val="000000" w:themeColor="text1"/>
          <w:sz w:val="24"/>
        </w:rPr>
      </w:pPr>
      <w:r>
        <w:rPr>
          <w:rFonts w:ascii="Times New Roman" w:hAnsi="Times New Roman" w:cs="Times New Roman"/>
          <w:b/>
          <w:bCs/>
          <w:sz w:val="24"/>
        </w:rPr>
        <w:t>3.6 Sensitivity analyses</w:t>
      </w:r>
      <w:r>
        <w:rPr>
          <w:rFonts w:ascii="Times New Roman" w:hAnsi="Times New Roman" w:cs="Times New Roman"/>
          <w:color w:val="000000" w:themeColor="text1"/>
          <w:sz w:val="24"/>
        </w:rPr>
        <w:t xml:space="preserve"> </w:t>
      </w:r>
    </w:p>
    <w:p w14:paraId="3CEEA536" w14:textId="72A1BF3C" w:rsidR="00FD1612" w:rsidRDefault="002D51C3">
      <w:pPr>
        <w:adjustRightInd w:val="0"/>
        <w:snapToGrid w:val="0"/>
        <w:spacing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When we replicated the analyses using a broader definition of disability (inability to perform any ADL or IADL), the results remained consistent. The pattern of DFLE differences across wealth quintiles under each redistribution strategy was similar, with the largest gains </w:t>
      </w:r>
      <w:r>
        <w:rPr>
          <w:rFonts w:ascii="Times New Roman" w:hAnsi="Times New Roman" w:cs="Times New Roman" w:hint="eastAsia"/>
          <w:color w:val="000000" w:themeColor="text1"/>
          <w:sz w:val="24"/>
        </w:rPr>
        <w:t xml:space="preserve">observed </w:t>
      </w:r>
      <w:r>
        <w:rPr>
          <w:rFonts w:ascii="Times New Roman" w:hAnsi="Times New Roman" w:cs="Times New Roman"/>
          <w:color w:val="000000" w:themeColor="text1"/>
          <w:sz w:val="24"/>
        </w:rPr>
        <w:t xml:space="preserve">in the lowest wealth quintiles </w:t>
      </w:r>
      <w:r>
        <w:rPr>
          <w:rFonts w:ascii="Times New Roman" w:hAnsi="Times New Roman" w:cs="Times New Roman"/>
          <w:b/>
          <w:bCs/>
          <w:color w:val="000000" w:themeColor="text1"/>
          <w:sz w:val="24"/>
        </w:rPr>
        <w:t>(Figure 6A-E)</w:t>
      </w:r>
      <w:r>
        <w:rPr>
          <w:rFonts w:ascii="Times New Roman" w:hAnsi="Times New Roman" w:cs="Times New Roman"/>
          <w:color w:val="000000" w:themeColor="text1"/>
          <w:sz w:val="24"/>
        </w:rPr>
        <w:t xml:space="preserve">. The findings were also robust to an alternative wealth equivalence scale (dividing household wealth by 1.5 for couples and 1 for singles). Using this metric, we again observed that wealth redistribution was associated with DFLE gains, particularly for the more disadvantaged groups (Q1-Q3), mirroring the results of our main analysis </w:t>
      </w:r>
      <w:r>
        <w:rPr>
          <w:rFonts w:ascii="Times New Roman" w:hAnsi="Times New Roman" w:cs="Times New Roman"/>
          <w:b/>
          <w:bCs/>
          <w:color w:val="000000" w:themeColor="text1"/>
          <w:sz w:val="24"/>
        </w:rPr>
        <w:t>(Figure 6F-J)</w:t>
      </w:r>
      <w:r>
        <w:rPr>
          <w:rFonts w:ascii="Times New Roman" w:hAnsi="Times New Roman" w:cs="Times New Roman"/>
          <w:color w:val="000000" w:themeColor="text1"/>
          <w:sz w:val="24"/>
        </w:rPr>
        <w:t xml:space="preserve">. Meanwhile, in the stratified analyses, similar results were observed in males and females </w:t>
      </w:r>
      <w:r>
        <w:rPr>
          <w:rFonts w:ascii="Times New Roman" w:hAnsi="Times New Roman" w:cs="Times New Roman"/>
          <w:b/>
          <w:bCs/>
          <w:color w:val="000000" w:themeColor="text1"/>
          <w:sz w:val="24"/>
        </w:rPr>
        <w:t>(Figure 6B-C and 6G-H)</w:t>
      </w:r>
      <w:r>
        <w:rPr>
          <w:rFonts w:ascii="Times New Roman" w:hAnsi="Times New Roman" w:cs="Times New Roman"/>
          <w:color w:val="000000" w:themeColor="text1"/>
          <w:sz w:val="24"/>
        </w:rPr>
        <w:t xml:space="preserve">; while the more pronounced DFLE gains among rural participants compared to their urban counterparts were also replicated in the sensitivity analyses </w:t>
      </w:r>
      <w:r>
        <w:rPr>
          <w:rFonts w:ascii="Times New Roman" w:hAnsi="Times New Roman" w:cs="Times New Roman"/>
          <w:b/>
          <w:bCs/>
          <w:color w:val="000000" w:themeColor="text1"/>
          <w:sz w:val="24"/>
        </w:rPr>
        <w:t>(Figure 6D-E and 6I-J)</w:t>
      </w:r>
      <w:r>
        <w:rPr>
          <w:rFonts w:ascii="Times New Roman" w:hAnsi="Times New Roman" w:cs="Times New Roman"/>
          <w:color w:val="000000" w:themeColor="text1"/>
          <w:sz w:val="24"/>
        </w:rPr>
        <w:t>.</w:t>
      </w:r>
    </w:p>
    <w:p w14:paraId="2A44DF16" w14:textId="77777777" w:rsidR="00FD1612" w:rsidRDefault="00FD1612">
      <w:pPr>
        <w:adjustRightInd w:val="0"/>
        <w:snapToGrid w:val="0"/>
        <w:spacing w:line="360" w:lineRule="auto"/>
        <w:rPr>
          <w:rFonts w:ascii="Times New Roman" w:hAnsi="Times New Roman" w:cs="Times New Roman"/>
          <w:color w:val="000000" w:themeColor="text1"/>
          <w:sz w:val="24"/>
        </w:rPr>
      </w:pPr>
    </w:p>
    <w:p w14:paraId="2F2F19FF" w14:textId="77777777" w:rsidR="00FD1612" w:rsidRDefault="002D51C3">
      <w:pPr>
        <w:widowControl/>
        <w:adjustRightInd w:val="0"/>
        <w:snapToGrid w:val="0"/>
        <w:spacing w:line="360" w:lineRule="auto"/>
        <w:rPr>
          <w:rFonts w:ascii="Times New Roman" w:eastAsia="SimSun" w:hAnsi="Times New Roman" w:cs="Times New Roman"/>
          <w:color w:val="EE0000"/>
          <w:kern w:val="0"/>
          <w:sz w:val="24"/>
          <w:highlight w:val="yellow"/>
        </w:rPr>
      </w:pPr>
      <w:r>
        <w:rPr>
          <w:rFonts w:ascii="Times New Roman" w:eastAsia="SimSun" w:hAnsi="Times New Roman" w:cs="Times New Roman"/>
          <w:b/>
          <w:bCs/>
          <w:kern w:val="0"/>
          <w:sz w:val="24"/>
        </w:rPr>
        <w:lastRenderedPageBreak/>
        <w:t>Discussion</w:t>
      </w:r>
    </w:p>
    <w:p w14:paraId="3D051EA8" w14:textId="1E121C99" w:rsidR="00FD1612" w:rsidRDefault="002D51C3">
      <w:pPr>
        <w:adjustRightInd w:val="0"/>
        <w:snapToGrid w:val="0"/>
        <w:spacing w:line="360" w:lineRule="auto"/>
        <w:rPr>
          <w:rFonts w:ascii="Times New Roman" w:eastAsia="SimSun" w:hAnsi="Times New Roman" w:cs="Times New Roman"/>
          <w:kern w:val="0"/>
          <w:sz w:val="24"/>
        </w:rPr>
      </w:pPr>
      <w:bookmarkStart w:id="13" w:name="OLE_LINK29"/>
      <w:bookmarkStart w:id="14" w:name="OLE_LINK17"/>
      <w:bookmarkStart w:id="15" w:name="OLE_LINK44"/>
      <w:bookmarkEnd w:id="15"/>
      <w:bookmarkEnd w:id="14"/>
      <w:bookmarkStart w:id="16" w:name="OLE_LINK18"/>
      <w:bookmarkEnd w:id="16"/>
      <w:r>
        <w:rPr>
          <w:rFonts w:ascii="Times New Roman" w:eastAsia="SimSun" w:hAnsi="Times New Roman" w:cs="Times New Roman"/>
          <w:kern w:val="0"/>
          <w:sz w:val="24"/>
        </w:rPr>
        <w:t xml:space="preserve">In this nationwide cohort study, we examined the association between wealth and disability transitions and estimated differences in DFLE that occurred with simulated wealth redistributions. First, higher wealth was significantly associated with lower risk of the incidence of disability. Second, </w:t>
      </w:r>
      <w:del w:id="25" w:author="Claude Sonnet 4.6" w:date="2026-03-07T00:00:00Z">
        <w:r>
          <w:rPr>
            <w:rFonts w:ascii="Times New Roman" w:eastAsia="SimSun" w:hAnsi="Times New Roman" w:cs="Times New Roman"/>
            <w:kern w:val="0"/>
            <w:sz w:val="24"/>
          </w:rPr>
          <w:delText xml:space="preserve">the microsimulation method indicated that wealth redistribution could extend DFLE</w:delText>
        </w:r>
      </w:del>
      <w:ins w:id="26" w:author="Claude Sonnet 4.6" w:date="2026-03-07T00:00:00Z">
        <w:r>
          <w:rPr>
            <w:rFonts w:ascii="Times New Roman" w:eastAsia="SimSun" w:hAnsi="Times New Roman" w:cs="Times New Roman"/>
            <w:kern w:val="0"/>
            <w:sz w:val="24"/>
          </w:rPr>
          <w:t xml:space="preserve">the microsimulation showed that simulated wealth redistribution was associated with longer DFLE</w:t>
        </w:r>
      </w:ins>
      <w:r>
        <w:rPr>
          <w:rFonts w:ascii="Times New Roman" w:eastAsia="SimSun" w:hAnsi="Times New Roman" w:cs="Times New Roman"/>
          <w:kern w:val="0"/>
          <w:sz w:val="24"/>
        </w:rPr>
        <w:t xml:space="preserve"> with equal distribution generated the largest DFLE gains. Third, redistribution-related DFLE gains were larger in rural than in urban population, suggesting stronger marginal health returns to rural residents when achieving the redistribution of wealth.</w:t>
      </w:r>
    </w:p>
    <w:p w14:paraId="0875F6C4" w14:textId="6031374B" w:rsidR="00FD1612" w:rsidRDefault="002D51C3">
      <w:pPr>
        <w:widowControl/>
        <w:adjustRightInd w:val="0"/>
        <w:snapToGrid w:val="0"/>
        <w:spacing w:line="360" w:lineRule="auto"/>
        <w:ind w:firstLineChars="200" w:firstLine="480"/>
        <w:rPr>
          <w:rFonts w:ascii="Times New Roman" w:eastAsia="SimSun" w:hAnsi="Times New Roman" w:cs="Times New Roman"/>
          <w:kern w:val="0"/>
          <w:sz w:val="24"/>
        </w:rPr>
      </w:pPr>
      <w:bookmarkStart w:id="17" w:name="OLE_LINK19"/>
      <w:proofErr w:type="spellStart"/>
      <w:proofErr w:type="spellEnd"/>
      <w:bookmarkEnd w:id="17"/>
      <w:r>
        <w:rPr>
          <w:rFonts w:ascii="Times New Roman" w:eastAsia="SimSun" w:hAnsi="Times New Roman" w:cs="Times New Roman"/>
          <w:kern w:val="0"/>
          <w:sz w:val="24"/>
        </w:rPr>
        <w:t xml:space="preserve">Our results extend existing evidence that wealth is an important determinant of aging health by demonstrating that wealth is linked not only to health status at a given time point, but also to the bidirectional dynamics of health transitions [27-29]. Participants with higher wealth had lower hazard of deteriorating to disability from </w:t>
      </w:r>
      <w:del w:id="23" w:author="Claude Sonnet 4.6" w:date="2026-03-07T00:00:00Z">
        <w:r>
          <w:rPr>
            <w:rFonts w:ascii="Times New Roman" w:eastAsia="SimSun" w:hAnsi="Times New Roman" w:cs="Times New Roman"/>
            <w:kern w:val="0"/>
            <w:sz w:val="24"/>
          </w:rPr>
          <w:delText xml:space="preserve">disabillity</w:delText>
        </w:r>
      </w:del>
      <w:ins w:id="24" w:author="Claude Sonnet 4.6" w:date="2026-03-07T00:00:00Z">
        <w:r>
          <w:rPr>
            <w:rFonts w:ascii="Times New Roman" w:eastAsia="SimSun" w:hAnsi="Times New Roman" w:cs="Times New Roman"/>
            <w:kern w:val="0"/>
            <w:sz w:val="24"/>
          </w:rPr>
          <w:t xml:space="preserve">disability</w:t>
        </w:r>
      </w:ins>
      <w:r>
        <w:rPr>
          <w:rFonts w:ascii="Times New Roman" w:eastAsia="SimSun" w:hAnsi="Times New Roman" w:cs="Times New Roman"/>
          <w:kern w:val="0"/>
          <w:sz w:val="24"/>
        </w:rPr>
        <w:t xml:space="preserve">-free, ultimately contributing to longer DFLE. This may be due to the sustained access to health care, healthier living environments, better nutrition, improved multimorbidity management, and reduced physiological and psychological burden, that come with wealth, which can further shape later life functioning [30-33]. Importantly, our findings thus underscore that wealth operates as a cumulative resource that can buffer functional decline, thereby influencing the trajectory of healthy ageing over time rather than acting as a static socioeconomic indicator.</w:t>
      </w:r>
    </w:p>
    <w:p w14:paraId="3088679D" w14:textId="575AF2D8" w:rsidR="00FD1612" w:rsidRDefault="002D51C3">
      <w:pPr>
        <w:widowControl/>
        <w:adjustRightInd w:val="0"/>
        <w:snapToGrid w:val="0"/>
        <w:spacing w:line="360" w:lineRule="auto"/>
        <w:ind w:firstLineChars="200" w:firstLine="480"/>
        <w:rPr>
          <w:rFonts w:ascii="Times New Roman" w:eastAsia="SimSun" w:hAnsi="Times New Roman" w:cs="Times New Roman"/>
          <w:kern w:val="0"/>
          <w:sz w:val="24"/>
        </w:rPr>
      </w:pPr>
      <w:r>
        <w:rPr>
          <w:rFonts w:ascii="Times New Roman" w:eastAsia="SimSun" w:hAnsi="Times New Roman" w:cs="Times New Roman"/>
          <w:kern w:val="0"/>
          <w:sz w:val="24"/>
        </w:rPr>
        <w:t>The largest DFLE gains were</w:t>
      </w:r>
      <w:r>
        <w:rPr>
          <w:rFonts w:ascii="Times New Roman" w:eastAsia="SimSun" w:hAnsi="Times New Roman" w:cs="Times New Roman" w:hint="eastAsia"/>
          <w:kern w:val="0"/>
          <w:sz w:val="24"/>
        </w:rPr>
        <w:t xml:space="preserve"> observed</w:t>
      </w:r>
      <w:r>
        <w:rPr>
          <w:rFonts w:ascii="Times New Roman" w:eastAsia="SimSun" w:hAnsi="Times New Roman" w:cs="Times New Roman"/>
          <w:kern w:val="0"/>
          <w:sz w:val="24"/>
        </w:rPr>
        <w:t xml:space="preserve"> in the lowest wealth quintile (approximately 3-4 years), consistent with diminishing marginal returns of economic resources to health, whereby additional economic resources yield greater health benefits among disadvantaged populations than among the affluent </w:t>
      </w:r>
      <w:r>
        <w:rPr>
          <w:rFonts w:ascii="Times New Roman" w:eastAsia="SimSun" w:hAnsi="Times New Roman" w:cs="Times New Roman"/>
          <w:kern w:val="0"/>
          <w:sz w:val="24"/>
        </w:rPr>
        <w:fldChar w:fldCharType="begin"/>
      </w:r>
      <w:r>
        <w:rPr>
          <w:rFonts w:ascii="Times New Roman" w:eastAsia="SimSun" w:hAnsi="Times New Roman" w:cs="Times New Roman"/>
          <w:kern w:val="0"/>
          <w:sz w:val="24"/>
        </w:rPr>
        <w:instrText xml:space="preserve"> ADDIN EN.CITE &lt;EndNote&gt;&lt;Cite&gt;&lt;Author&gt;Hensher&lt;/Author&gt;&lt;Year&gt;2024&lt;/Year&gt;&lt;RecNum&gt;9&lt;/RecNum&gt;&lt;DisplayText&gt;&lt;style face="superscript"&gt;[34]&lt;/style&gt;&lt;/DisplayText&gt;&lt;record&gt;&lt;rec-number&gt;9&lt;/rec-number&gt;&lt;foreign-keys&gt;&lt;key app="EN" db-id="t0xdfzvfessstre5xaev9r93zeezppfe5z50" timestamp="1766924525"&gt;9&lt;/key&gt;&lt;/foreign-keys&gt;&lt;ref-type name="Journal Article"&gt;17&lt;/ref-type&gt;&lt;contributors&gt;&lt;authors&gt;&lt;author&gt;Hensher, M.&lt;/author&gt;&lt;author&gt;Blizzard, L.&lt;/author&gt;&lt;author&gt;Campbell, J.&lt;/author&gt;&lt;author&gt;Canny, B.&lt;/author&gt;&lt;author&gt;Zimitat, C.&lt;/author&gt;&lt;author&gt;Palmer, A.&lt;/author&gt;&lt;/authors&gt;&lt;/contributors&gt;&lt;auth-address&gt;University of Tasmania, Menzies Institute for Medical Research, Hobart, TAS, Australia. Electronic address: m.c.hensher@utas.edu.au.&amp;#xD;University of Tasmania, Menzies Institute for Medical Research, Hobart, TAS, Australia.&amp;#xD;The University of Adelaide, Adelaide Medical School, Adelaide, SA, Australia.&amp;#xD;Curtin University, Curtin Learning and Teaching, Perth, WA, Australia.&lt;/auth-address&gt;&lt;titles&gt;&lt;title&gt;Diminishing marginal returns and sufficiency in health-care resource use: an exploratory analysis of outcomes, expenditure, and emissions&lt;/title&gt;&lt;secondary-title&gt;Lancet Planet Health&lt;/secondary-title&gt;&lt;/titles&gt;&lt;periodical&gt;&lt;full-title&gt;Lancet Planet Health&lt;/full-title&gt;&lt;/periodical&gt;&lt;pages&gt;e744-e753&lt;/pages&gt;&lt;volume&gt;8&lt;/volume&gt;&lt;number&gt;10&lt;/number&gt;&lt;edition&gt;2024/10/12&lt;/edition&gt;&lt;keywords&gt;&lt;keyword&gt;*Health Expenditures/statistics &amp;amp; numerical data&lt;/keyword&gt;&lt;keyword&gt;Humans&lt;/keyword&gt;&lt;keyword&gt;Greenhouse Gases/analysis&lt;/keyword&gt;&lt;keyword&gt;Developing Countries&lt;/keyword&gt;&lt;keyword&gt;Global Health&lt;/keyword&gt;&lt;keyword&gt;Health Resources/statistics &amp;amp; numerical data/economics&lt;/keyword&gt;&lt;/keywords&gt;&lt;dates&gt;&lt;year&gt;2024&lt;/year&gt;&lt;pub-dates&gt;&lt;date&gt;Oct&lt;/date&gt;&lt;/pub-dates&gt;&lt;/dates&gt;&lt;isbn&gt;2542-5196 (Electronic)&amp;#xD;2542-5196 (Linking)&lt;/isbn&gt;&lt;accession-num&gt;39393376&lt;/accession-num&gt;&lt;urls&gt;&lt;related-urls&gt;&lt;url&gt;https://www.ncbi.nlm.nih.gov/pubmed/39393376&lt;/url&gt;&lt;/related-urls&gt;&lt;/urls&gt;&lt;electronic-resource-num&gt;10.1016/S2542-5196(24)00207-9&lt;/electronic-resource-num&gt;&lt;/record&gt;&lt;/Cite&gt;&lt;/EndNote&gt;</w:instrText>
      </w:r>
      <w:r>
        <w:rPr>
          <w:rFonts w:ascii="Times New Roman" w:eastAsia="SimSun" w:hAnsi="Times New Roman" w:cs="Times New Roman"/>
          <w:kern w:val="0"/>
          <w:sz w:val="24"/>
        </w:rPr>
        <w:fldChar w:fldCharType="separate"/>
      </w:r>
      <w:r>
        <w:rPr>
          <w:rFonts w:ascii="Times New Roman" w:eastAsia="SimSun" w:hAnsi="Times New Roman" w:cs="Times New Roman"/>
          <w:kern w:val="0"/>
          <w:sz w:val="24"/>
          <w:vertAlign w:val="superscript"/>
        </w:rPr>
        <w:t>[34]</w:t>
      </w:r>
      <w:r>
        <w:rPr>
          <w:rFonts w:ascii="Times New Roman" w:eastAsia="SimSun" w:hAnsi="Times New Roman" w:cs="Times New Roman"/>
          <w:kern w:val="0"/>
          <w:sz w:val="24"/>
        </w:rPr>
        <w:fldChar w:fldCharType="end"/>
      </w:r>
      <w:r>
        <w:rPr>
          <w:rFonts w:ascii="Times New Roman" w:eastAsia="SimSun" w:hAnsi="Times New Roman" w:cs="Times New Roman"/>
          <w:kern w:val="0"/>
          <w:sz w:val="24"/>
        </w:rPr>
        <w:t xml:space="preserve">. </w:t>
      </w:r>
      <w:bookmarkStart w:id="18" w:name="OLE_LINK22"/>
      <w:r>
        <w:rPr>
          <w:rFonts w:ascii="Times New Roman" w:eastAsia="SimSun" w:hAnsi="Times New Roman" w:cs="Times New Roman"/>
          <w:kern w:val="0"/>
          <w:sz w:val="24"/>
        </w:rPr>
        <w:t>Equal distribution</w:t>
      </w:r>
      <w:bookmarkEnd w:id="18"/>
      <w:r>
        <w:rPr>
          <w:rFonts w:ascii="Times New Roman" w:eastAsia="SimSun" w:hAnsi="Times New Roman" w:cs="Times New Roman"/>
          <w:kern w:val="0"/>
          <w:sz w:val="24"/>
        </w:rPr>
        <w:t xml:space="preserve"> generated the largest overall gains in DFLE, plausibly because it produces the greatest compression of wealth inequality </w:t>
      </w:r>
      <w:r>
        <w:rPr>
          <w:rFonts w:ascii="Times New Roman" w:eastAsia="SimSun" w:hAnsi="Times New Roman" w:cs="Times New Roman"/>
          <w:kern w:val="0"/>
          <w:sz w:val="24"/>
        </w:rPr>
        <w:fldChar w:fldCharType="begin"/>
      </w:r>
      <w:r>
        <w:rPr>
          <w:rFonts w:ascii="Times New Roman" w:eastAsia="SimSun" w:hAnsi="Times New Roman" w:cs="Times New Roman"/>
          <w:kern w:val="0"/>
          <w:sz w:val="24"/>
        </w:rPr>
        <w:instrText xml:space="preserve"> ADDIN EN.CITE &lt;EndNote&gt;&lt;Cite&gt;&lt;Author&gt;Wilson&lt;/Author&gt;&lt;Year&gt;2021&lt;/Year&gt;&lt;RecNum&gt;11&lt;/RecNum&gt;&lt;DisplayText&gt;&lt;style face="superscript"&gt;[35]&lt;/style&gt;&lt;/DisplayText&gt;&lt;record&gt;&lt;rec-number&gt;11&lt;/rec-number&gt;&lt;foreign-keys&gt;&lt;key app="EN" db-id="t0xdfzvfessstre5xaev9r93zeezppfe5z50" timestamp="1766926750"&gt;11&lt;/key&gt;&lt;/foreign-keys&gt;&lt;ref-type name="Journal Article"&gt;17&lt;/ref-type&gt;&lt;contributors&gt;&lt;authors&gt;&lt;author&gt;Wilson, George&lt;/author&gt;&lt;author&gt;Roscigno, Vincent&lt;/author&gt;&lt;author&gt;Sauer, Carsten&lt;/author&gt;&lt;author&gt;Petersen, Nick&lt;/author&gt;&lt;/authors&gt;&lt;/contributors&gt;&lt;titles&gt;&lt;title&gt;Mobility, Inequality, and Beliefs About Distribution and Redistribution&lt;/title&gt;&lt;secondary-title&gt;Social Forces&lt;/secondary-title&gt;&lt;/titles&gt;&lt;periodical&gt;&lt;full-title&gt;Social Forces&lt;/full-title&gt;&lt;/periodical&gt;&lt;pages&gt;1053-1079&lt;/pages&gt;&lt;volume&gt;100&lt;/volume&gt;&lt;number&gt;3&lt;/number&gt;&lt;dates&gt;&lt;year&gt;2021&lt;/year&gt;&lt;/dates&gt;&lt;isbn&gt;0037-7732&lt;/isbn&gt;&lt;urls&gt;&lt;related-urls&gt;&lt;url&gt;https://doi.org/10.1093/sf/soab047&lt;/url&gt;&lt;/related-urls&gt;&lt;/urls&gt;&lt;electronic-resource-num&gt;10.1093/sf/soab047&lt;/electronic-resource-num&gt;&lt;access-date&gt;12/28/2025&lt;/access-date&gt;&lt;/record&gt;&lt;/Cite&gt;&lt;/EndNote&gt;</w:instrText>
      </w:r>
      <w:r>
        <w:rPr>
          <w:rFonts w:ascii="Times New Roman" w:eastAsia="SimSun" w:hAnsi="Times New Roman" w:cs="Times New Roman"/>
          <w:kern w:val="0"/>
          <w:sz w:val="24"/>
        </w:rPr>
        <w:fldChar w:fldCharType="separate"/>
      </w:r>
      <w:r>
        <w:rPr>
          <w:rFonts w:ascii="Times New Roman" w:eastAsia="SimSun" w:hAnsi="Times New Roman" w:cs="Times New Roman"/>
          <w:kern w:val="0"/>
          <w:sz w:val="24"/>
          <w:vertAlign w:val="superscript"/>
        </w:rPr>
        <w:t>[35]</w:t>
      </w:r>
      <w:r>
        <w:rPr>
          <w:rFonts w:ascii="Times New Roman" w:eastAsia="SimSun" w:hAnsi="Times New Roman" w:cs="Times New Roman"/>
          <w:kern w:val="0"/>
          <w:sz w:val="24"/>
        </w:rPr>
        <w:fldChar w:fldCharType="end"/>
      </w:r>
      <w:r>
        <w:rPr>
          <w:rFonts w:ascii="Times New Roman" w:eastAsia="SimSun" w:hAnsi="Times New Roman" w:cs="Times New Roman"/>
          <w:kern w:val="0"/>
          <w:sz w:val="24"/>
        </w:rPr>
        <w:t>. By contrast, targeted redistribution (minimum inheritance and balanced-minimum inheritance) produced modest DFLE gains, consistent with previous evidence that targeted transfers can reduce hardship but may not substantially reshape</w:t>
      </w:r>
      <w:bookmarkStart w:id="19" w:name="OLE_LINK23"/>
      <w:r>
        <w:rPr>
          <w:rFonts w:ascii="Times New Roman" w:eastAsia="SimSun" w:hAnsi="Times New Roman" w:cs="Times New Roman"/>
          <w:kern w:val="0"/>
          <w:sz w:val="24"/>
        </w:rPr>
        <w:t xml:space="preserve"> structural</w:t>
      </w:r>
      <w:bookmarkEnd w:id="19"/>
      <w:r>
        <w:rPr>
          <w:rFonts w:ascii="Times New Roman" w:eastAsia="SimSun" w:hAnsi="Times New Roman" w:cs="Times New Roman"/>
          <w:kern w:val="0"/>
          <w:sz w:val="24"/>
        </w:rPr>
        <w:t xml:space="preserve"> determinants of health </w:t>
      </w:r>
      <w:r>
        <w:rPr>
          <w:rFonts w:ascii="Times New Roman" w:eastAsia="SimSun" w:hAnsi="Times New Roman" w:cs="Times New Roman"/>
          <w:kern w:val="0"/>
          <w:sz w:val="24"/>
        </w:rPr>
        <w:fldChar w:fldCharType="begin"/>
      </w:r>
      <w:r>
        <w:rPr>
          <w:rFonts w:ascii="Times New Roman" w:eastAsia="SimSun" w:hAnsi="Times New Roman" w:cs="Times New Roman"/>
          <w:kern w:val="0"/>
          <w:sz w:val="24"/>
        </w:rPr>
        <w:instrText xml:space="preserve"> ADDIN EN.CITE &lt;EndNote&gt;&lt;Cite&gt;&lt;Author&gt;Hanna&lt;/Author&gt;&lt;Year&gt;2018&lt;/Year&gt;&lt;RecNum&gt;12&lt;/RecNum&gt;&lt;DisplayText&gt;&lt;style face="superscript"&gt;[36]&lt;/style&gt;&lt;/DisplayText&gt;&lt;record&gt;&lt;rec-number&gt;12&lt;/rec-number&gt;&lt;foreign-keys&gt;&lt;key app="EN" db-id="t0xdfzvfessstre5xaev9r93zeezppfe5z50" timestamp="1766927005"&gt;12&lt;/key&gt;&lt;/foreign-keys&gt;&lt;ref-type name="Journal Article"&gt;17&lt;/ref-type&gt;&lt;contributors&gt;&lt;authors&gt;&lt;author&gt;Hanna, Rema&lt;/author&gt;&lt;author&gt;Olken, Benjamin A.&lt;/author&gt;&lt;/authors&gt;&lt;/contributors&gt;&lt;titles&gt;&lt;title&gt;Universal Basic Incomes versus Targeted Transfers: Anti-Poverty Programs in Developing Countries&lt;/title&gt;&lt;secondary-title&gt;Journal of Economic Perspectives&lt;/secondary-title&gt;&lt;/titles&gt;&lt;periodical&gt;&lt;full-title&gt;Journal of Economic Perspectives&lt;/full-title&gt;&lt;/periodical&gt;&lt;pages&gt;201–26&lt;/pages&gt;&lt;volume&gt;32&lt;/volume&gt;&lt;number&gt;4&lt;/number&gt;&lt;dates&gt;&lt;year&gt;2018&lt;/year&gt;&lt;/dates&gt;&lt;urls&gt;&lt;related-urls&gt;&lt;url&gt;https://www.aeaweb.org/articles?id=10.1257/jep.32.4.201&lt;/url&gt;&lt;/related-urls&gt;&lt;/urls&gt;&lt;electronic-resource-num&gt;10.1257/jep.32.4.201&lt;/electronic-resource-num&gt;&lt;/record&gt;&lt;/Cite&gt;&lt;/EndNote&gt;</w:instrText>
      </w:r>
      <w:r>
        <w:rPr>
          <w:rFonts w:ascii="Times New Roman" w:eastAsia="SimSun" w:hAnsi="Times New Roman" w:cs="Times New Roman"/>
          <w:kern w:val="0"/>
          <w:sz w:val="24"/>
        </w:rPr>
        <w:fldChar w:fldCharType="separate"/>
      </w:r>
      <w:r>
        <w:rPr>
          <w:rFonts w:ascii="Times New Roman" w:eastAsia="SimSun" w:hAnsi="Times New Roman" w:cs="Times New Roman"/>
          <w:kern w:val="0"/>
          <w:sz w:val="24"/>
          <w:vertAlign w:val="superscript"/>
        </w:rPr>
        <w:t>[36]</w:t>
      </w:r>
      <w:r>
        <w:rPr>
          <w:rFonts w:ascii="Times New Roman" w:eastAsia="SimSun" w:hAnsi="Times New Roman" w:cs="Times New Roman"/>
          <w:kern w:val="0"/>
          <w:sz w:val="24"/>
        </w:rPr>
        <w:fldChar w:fldCharType="end"/>
      </w:r>
      <w:r>
        <w:rPr>
          <w:rFonts w:ascii="Times New Roman" w:eastAsia="SimSun" w:hAnsi="Times New Roman" w:cs="Times New Roman"/>
          <w:kern w:val="0"/>
          <w:sz w:val="24"/>
        </w:rPr>
        <w:t xml:space="preserve">. These results suggest that policy </w:t>
      </w:r>
      <w:r>
        <w:rPr>
          <w:rFonts w:ascii="Times New Roman" w:eastAsia="SimSun" w:hAnsi="Times New Roman" w:cs="Times New Roman" w:hint="eastAsia"/>
          <w:kern w:val="0"/>
          <w:sz w:val="24"/>
        </w:rPr>
        <w:t>formulation should</w:t>
      </w:r>
      <w:r>
        <w:rPr>
          <w:rFonts w:ascii="Times New Roman" w:eastAsia="SimSun" w:hAnsi="Times New Roman" w:cs="Times New Roman"/>
          <w:kern w:val="0"/>
          <w:sz w:val="24"/>
        </w:rPr>
        <w:t xml:space="preserve"> balanc</w:t>
      </w:r>
      <w:r>
        <w:rPr>
          <w:rFonts w:ascii="Times New Roman" w:eastAsia="SimSun" w:hAnsi="Times New Roman" w:cs="Times New Roman" w:hint="eastAsia"/>
          <w:kern w:val="0"/>
          <w:sz w:val="24"/>
        </w:rPr>
        <w:t>e</w:t>
      </w:r>
      <w:r>
        <w:rPr>
          <w:rFonts w:ascii="Times New Roman" w:eastAsia="SimSun" w:hAnsi="Times New Roman" w:cs="Times New Roman"/>
          <w:kern w:val="0"/>
          <w:sz w:val="24"/>
        </w:rPr>
        <w:t xml:space="preserve"> overall gains against feasibility and targeting efficiency.</w:t>
      </w:r>
    </w:p>
    <w:p w14:paraId="7BFBC487" w14:textId="77777777" w:rsidR="00FD1612" w:rsidRDefault="002D51C3">
      <w:pPr>
        <w:widowControl/>
        <w:adjustRightInd w:val="0"/>
        <w:snapToGrid w:val="0"/>
        <w:spacing w:line="360" w:lineRule="auto"/>
        <w:ind w:firstLineChars="200" w:firstLine="480"/>
        <w:rPr>
          <w:rFonts w:ascii="Times New Roman" w:eastAsia="SimSun" w:hAnsi="Times New Roman" w:cs="Times New Roman"/>
          <w:kern w:val="0"/>
          <w:sz w:val="24"/>
        </w:rPr>
      </w:pPr>
      <w:bookmarkStart w:id="20" w:name="OLE_LINK47"/>
      <w:bookmarkEnd w:id="20"/>
      <w:bookmarkStart w:id="21" w:name="OLE_LINK25"/>
      <w:bookmarkEnd w:id="21"/>
      <w:bookmarkStart w:id="22" w:name="OLE_LINK26"/>
      <w:bookmarkEnd w:id="22"/>
      <w:proofErr w:type="spellStart"/>
      <w:proofErr w:type="spellEnd"/>
      <w:r>
        <w:rPr>
          <w:rFonts w:ascii="Times New Roman" w:eastAsia="SimSun" w:hAnsi="Times New Roman" w:cs="Times New Roman"/>
          <w:kern w:val="0"/>
          <w:sz w:val="24"/>
        </w:rPr>
        <w:t xml:space="preserve">Notably, although minimum inheritance and balanced-minimum inheritance produced similar average DFLE gains at all population level, their impacts differed markedly across wealth groups. Balanced-minimum inheritance, which combines minimum inheritance guarantees with increased taxation of high-wealth individuals [37], was associated with a reduction in DFLE among the highest wealth quintile, whereas the Minimum inheritance did not significantly affect DFLE in this group. Several mechanisms may account for this contrast. Increased taxation of high-wealth individuals may induce behavioral responses such as reduced investment, tax avoidance, or labor supply adjustments, which can indirectly affect access to high-quality services or perceived economic security [38]. Moreover, perceived relative losses in wealth and social status may increase psychosocial stress, which has been linked to adverse health outcomes [39]. By comparison, minimum inheritance </w:t>
      </w:r>
      <w:del w:id="27" w:author="Claude Sonnet 4.6" w:date="2026-03-07T00:00:00Z">
        <w:r>
          <w:rPr>
            <w:rFonts w:ascii="Times New Roman" w:eastAsia="SimSun" w:hAnsi="Times New Roman" w:cs="Times New Roman"/>
            <w:kern w:val="0"/>
            <w:sz w:val="24"/>
          </w:rPr>
          <w:delText xml:space="preserve">may improves</w:delText>
        </w:r>
      </w:del>
      <w:ins w:id="28" w:author="Claude Sonnet 4.6" w:date="2026-03-07T00:00:00Z">
        <w:r>
          <w:rPr>
            <w:rFonts w:ascii="Times New Roman" w:eastAsia="SimSun" w:hAnsi="Times New Roman" w:cs="Times New Roman"/>
            <w:kern w:val="0"/>
            <w:sz w:val="24"/>
          </w:rPr>
          <w:t xml:space="preserve">may improve</w:t>
        </w:r>
      </w:ins>
      <w:r>
        <w:rPr>
          <w:rFonts w:ascii="Times New Roman" w:eastAsia="SimSun" w:hAnsi="Times New Roman" w:cs="Times New Roman"/>
          <w:kern w:val="0"/>
          <w:sz w:val="24"/>
        </w:rPr>
        <w:t xml:space="preserve"> outcomes among disadvantaged populations by strengthening intergenerational asset accumulation while avoiding potential negative spillover among the affluent [40]. Taken together, these findings suggest that minimum inheritance could represent a comparatively balanced and sustainable distribution option, achieving meaningful DFLE gains among disadvantaged groups while limiting unintended adverse effects in higher-wealth groups, though real-world impacts would depend on policy implementation and behavioural responses.</w:t>
      </w:r>
    </w:p>
    <w:p w14:paraId="04AF6EBA" w14:textId="43A2D3CF" w:rsidR="00FD1612" w:rsidRDefault="002D51C3">
      <w:pPr>
        <w:widowControl/>
        <w:adjustRightInd w:val="0"/>
        <w:snapToGrid w:val="0"/>
        <w:spacing w:line="360" w:lineRule="auto"/>
        <w:ind w:firstLineChars="200" w:firstLine="480"/>
        <w:rPr>
          <w:rFonts w:ascii="Times New Roman" w:eastAsia="SimSun" w:hAnsi="Times New Roman" w:cs="Times New Roman"/>
          <w:kern w:val="0"/>
          <w:sz w:val="24"/>
        </w:rPr>
      </w:pPr>
      <w:r>
        <w:rPr>
          <w:rFonts w:ascii="Times New Roman" w:eastAsia="SimSun" w:hAnsi="Times New Roman" w:cs="Times New Roman"/>
          <w:kern w:val="0"/>
          <w:sz w:val="24"/>
        </w:rPr>
        <w:t xml:space="preserve">We observed that larger DFLE gains from wealth redistribution in rural than in urban population. This may be attributable to the structural disadvantages </w:t>
      </w:r>
      <w:del w:id="29" w:author="Claude Sonnet 4.6" w:date="2026-03-07T00:00:00Z">
        <w:r>
          <w:rPr>
            <w:rFonts w:ascii="Times New Roman" w:eastAsia="SimSun" w:hAnsi="Times New Roman" w:cs="Times New Roman"/>
            <w:kern w:val="0"/>
            <w:sz w:val="24"/>
          </w:rPr>
          <w:delText xml:space="preserve">charactering</w:delText>
        </w:r>
      </w:del>
      <w:ins w:id="30" w:author="Claude Sonnet 4.6" w:date="2026-03-07T00:00:00Z">
        <w:r>
          <w:rPr>
            <w:rFonts w:ascii="Times New Roman" w:eastAsia="SimSun" w:hAnsi="Times New Roman" w:cs="Times New Roman"/>
            <w:kern w:val="0"/>
            <w:sz w:val="24"/>
          </w:rPr>
          <w:t xml:space="preserve">characterising</w:t>
        </w:r>
      </w:ins>
      <w:r>
        <w:rPr>
          <w:rFonts w:ascii="Times New Roman" w:eastAsia="SimSun" w:hAnsi="Times New Roman" w:cs="Times New Roman"/>
          <w:kern w:val="0"/>
          <w:sz w:val="24"/>
        </w:rPr>
        <w:t xml:space="preserve"> of rural settings, including lower baseline wealth, poorer access to health care, inadequate infrastructure, and higher vulnerability to adverse living conditions [41, 42]. Therefore, a given increase in wealth may be more readily translated into improvements in nutrition, housing quality, health-care utilization, and reductions in chronic financial stress, yielding larger marginal health returns [34, 35, 43, 44]. By contrast, in urban areas where baseline access to services and infrastructure is relatively better, additional wealth may yield smaller incremental health benefits. Redistribution strategies that are uniform at the national level may generate unequal health benefits across regions, whereas policies explicitly tailored to rural disadvantage may be more effective in promoting aging health and in reducing geographic health inequalities. Future research should further explore context-specific mechanisms and examine whether rural-focused interventions can amplify the benefits of wealth redistribution. </w:t>
      </w:r>
    </w:p>
    <w:p w14:paraId="1D6CAD64" w14:textId="77777777" w:rsidR="00FD1612" w:rsidRDefault="002D51C3">
      <w:pPr>
        <w:widowControl/>
        <w:adjustRightInd w:val="0"/>
        <w:snapToGrid w:val="0"/>
        <w:spacing w:line="360" w:lineRule="auto"/>
        <w:rPr>
          <w:rFonts w:ascii="Times New Roman" w:eastAsia="SimSun" w:hAnsi="Times New Roman" w:cs="Times New Roman"/>
          <w:b/>
          <w:bCs/>
          <w:color w:val="000000" w:themeColor="text1"/>
          <w:kern w:val="0"/>
          <w:sz w:val="24"/>
        </w:rPr>
      </w:pPr>
      <w:r>
        <w:rPr>
          <w:rFonts w:ascii="Times New Roman" w:eastAsia="SimSun" w:hAnsi="Times New Roman" w:cs="Times New Roman"/>
          <w:b/>
          <w:bCs/>
          <w:color w:val="000000" w:themeColor="text1"/>
          <w:kern w:val="0"/>
          <w:sz w:val="24"/>
        </w:rPr>
        <w:t>Strengths and limitations</w:t>
      </w:r>
    </w:p>
    <w:p w14:paraId="3FC8831B" w14:textId="589D0715" w:rsidR="00FD1612" w:rsidRDefault="002D51C3">
      <w:pPr>
        <w:widowControl/>
        <w:adjustRightInd w:val="0"/>
        <w:snapToGrid w:val="0"/>
        <w:spacing w:line="360" w:lineRule="auto"/>
        <w:rPr>
          <w:rFonts w:ascii="Times New Roman" w:eastAsia="SimSun" w:hAnsi="Times New Roman" w:cs="Times New Roman"/>
          <w:color w:val="000000" w:themeColor="text1"/>
          <w:kern w:val="0"/>
          <w:sz w:val="24"/>
        </w:rPr>
      </w:pPr>
      <w:r>
        <w:rPr>
          <w:rFonts w:ascii="Times New Roman" w:eastAsia="SimSun" w:hAnsi="Times New Roman" w:cs="Times New Roman"/>
          <w:color w:val="000000" w:themeColor="text1"/>
          <w:kern w:val="0"/>
          <w:sz w:val="24"/>
        </w:rPr>
        <w:t>The primary strength of this study is the use of micro-simulation and multi-state transition modelling to estimate the DFLE of Chinese populations under various wealth redistribution scenarios</w:t>
      </w:r>
      <w:r>
        <w:rPr>
          <w:rFonts w:ascii="Times New Roman" w:eastAsia="SimSun" w:hAnsi="Times New Roman" w:cs="Times New Roman" w:hint="eastAsia"/>
          <w:color w:val="000000" w:themeColor="text1"/>
          <w:kern w:val="0"/>
          <w:sz w:val="24"/>
        </w:rPr>
        <w:t>,</w:t>
      </w:r>
      <w:r>
        <w:rPr>
          <w:rFonts w:ascii="Times New Roman" w:eastAsia="SimSun" w:hAnsi="Times New Roman" w:cs="Times New Roman"/>
          <w:color w:val="000000" w:themeColor="text1"/>
          <w:kern w:val="0"/>
          <w:sz w:val="24"/>
        </w:rPr>
        <w:t xml:space="preserve"> and provides novel insights into how socioeconomic policies </w:t>
      </w:r>
      <w:r>
        <w:rPr>
          <w:rFonts w:ascii="Times New Roman" w:eastAsia="SimSun" w:hAnsi="Times New Roman" w:cs="Times New Roman"/>
          <w:color w:val="000000" w:themeColor="text1"/>
          <w:kern w:val="0"/>
          <w:sz w:val="24"/>
        </w:rPr>
        <w:lastRenderedPageBreak/>
        <w:t>influence healthy ageing across different population subgroups. Additionally, a series of sensitivity analyses confirmed the robustness of our results. Nevertheless, several limitations should also be noted. First, the nature of observational studies cannot prove causality between wealth redistribution and DFLE. Secondly, wealth was implemented as a static adjustment, without capturing the temporal dynamics through which wealth evolves and influences health</w:t>
      </w:r>
      <w:r>
        <w:rPr>
          <w:rFonts w:ascii="Times New Roman" w:eastAsia="SimSun" w:hAnsi="Times New Roman" w:cs="Times New Roman"/>
          <w:kern w:val="0"/>
          <w:sz w:val="24"/>
        </w:rPr>
        <w:t xml:space="preserve"> </w:t>
      </w:r>
      <w:r>
        <w:rPr>
          <w:rFonts w:ascii="Times New Roman" w:eastAsia="SimSun" w:hAnsi="Times New Roman" w:cs="Times New Roman"/>
          <w:kern w:val="0"/>
          <w:sz w:val="24"/>
        </w:rPr>
        <w:fldChar w:fldCharType="begin"/>
      </w:r>
      <w:r>
        <w:rPr>
          <w:rFonts w:ascii="Times New Roman" w:eastAsia="SimSun" w:hAnsi="Times New Roman" w:cs="Times New Roman"/>
          <w:kern w:val="0"/>
          <w:sz w:val="24"/>
        </w:rPr>
        <w:instrText xml:space="preserve"> ADDIN EN.CITE &lt;EndNote&gt;&lt;Cite&gt;&lt;Author&gt;Ran&lt;/Author&gt;&lt;Year&gt;2024&lt;/Year&gt;&lt;RecNum&gt;23&lt;/RecNum&gt;&lt;DisplayText&gt;&lt;style face="superscript"&gt;[45]&lt;/style&gt;&lt;/DisplayText&gt;&lt;record&gt;&lt;rec-number&gt;23&lt;/rec-number&gt;&lt;foreign-keys&gt;&lt;key app="EN" db-id="t0xdfzvfessstre5xaev9r93zeezppfe5z50" timestamp="1766932297"&gt;23&lt;/key&gt;&lt;/foreign-keys&gt;&lt;ref-type name="Journal Article"&gt;17&lt;/ref-type&gt;&lt;contributors&gt;&lt;authors&gt;&lt;author&gt;Ran, Guangquan&lt;/author&gt;&lt;author&gt;Zuo, Chuanlong&lt;/author&gt;&lt;author&gt;Liu, Danping&lt;/author&gt;&lt;/authors&gt;&lt;/contributors&gt;&lt;titles&gt;&lt;title&gt;Negative wealth shocks and subsequent depressive symptoms and trajectories in middle-aged and older adults in the USA, England, China, and Mexico: a population-based, multinational, and longitudinal study&lt;/title&gt;&lt;secondary-title&gt;Psychological Medicine&lt;/secondary-title&gt;&lt;/titles&gt;&lt;periodical&gt;&lt;full-title&gt;Psychological Medicine&lt;/full-title&gt;&lt;/periodical&gt;&lt;pages&gt;3888-3895&lt;/pages&gt;&lt;volume&gt;54&lt;/volume&gt;&lt;number&gt;14&lt;/number&gt;&lt;edition&gt;2024/10/14&lt;/edition&gt;&lt;keywords&gt;&lt;keyword&gt;cohort study&lt;/keyword&gt;&lt;keyword&gt;depressive symptoms&lt;/keyword&gt;&lt;keyword&gt;middle-aged and older adults&lt;/keyword&gt;&lt;keyword&gt;multinational&lt;/keyword&gt;&lt;keyword&gt;negative wealth shocks&lt;/keyword&gt;&lt;keyword&gt;trajectory&lt;/keyword&gt;&lt;/keywords&gt;&lt;dates&gt;&lt;year&gt;2024&lt;/year&gt;&lt;/dates&gt;&lt;publisher&gt;Cambridge University Press&lt;/publisher&gt;&lt;isbn&gt;0033-2917&lt;/isbn&gt;&lt;urls&gt;&lt;related-urls&gt;&lt;url&gt;https://www.cambridge.org/core/product/BF13D6A016BCF1CD1BBB1E49335B25BA&lt;/url&gt;&lt;/related-urls&gt;&lt;/urls&gt;&lt;electronic-resource-num&gt;10.1017/S0033291724002332&lt;/electronic-resource-num&gt;&lt;remote-database-name&gt;Cambridge Core&lt;/remote-database-name&gt;&lt;remote-database-provider&gt;Cambridge University Press&lt;/remote-database-provider&gt;&lt;/record&gt;&lt;/Cite&gt;&lt;/EndNote&gt;</w:instrText>
      </w:r>
      <w:r>
        <w:rPr>
          <w:rFonts w:ascii="Times New Roman" w:eastAsia="SimSun" w:hAnsi="Times New Roman" w:cs="Times New Roman"/>
          <w:kern w:val="0"/>
          <w:sz w:val="24"/>
        </w:rPr>
        <w:fldChar w:fldCharType="separate"/>
      </w:r>
      <w:r>
        <w:rPr>
          <w:rFonts w:ascii="Times New Roman" w:eastAsia="SimSun" w:hAnsi="Times New Roman" w:cs="Times New Roman"/>
          <w:kern w:val="0"/>
          <w:sz w:val="24"/>
          <w:vertAlign w:val="superscript"/>
        </w:rPr>
        <w:t>[45]</w:t>
      </w:r>
      <w:r>
        <w:rPr>
          <w:rFonts w:ascii="Times New Roman" w:eastAsia="SimSun" w:hAnsi="Times New Roman" w:cs="Times New Roman"/>
          <w:kern w:val="0"/>
          <w:sz w:val="24"/>
        </w:rPr>
        <w:fldChar w:fldCharType="end"/>
      </w:r>
      <w:r>
        <w:rPr>
          <w:rFonts w:ascii="Times New Roman" w:eastAsia="SimSun" w:hAnsi="Times New Roman" w:cs="Times New Roman"/>
          <w:color w:val="000000" w:themeColor="text1"/>
          <w:kern w:val="0"/>
          <w:sz w:val="24"/>
        </w:rPr>
        <w:t xml:space="preserve">. Future research should incorporate dynamic modeling approaches capable of representing the co-evolution of wealth and health risks over time. Moreover, all covariates were held fixed, and the redistribution scenarios were implemented as changes in wealth only, without allowing for concomitant changes in consumption patterns, health-related behaviors, family support, or health care utilization. In </w:t>
      </w:r>
      <w:r>
        <w:rPr>
          <w:rFonts w:ascii="Times New Roman" w:eastAsia="SimSun" w:hAnsi="Times New Roman" w:cs="Times New Roman" w:hint="eastAsia"/>
          <w:color w:val="000000" w:themeColor="text1"/>
          <w:kern w:val="0"/>
          <w:sz w:val="24"/>
        </w:rPr>
        <w:t>fact</w:t>
      </w:r>
      <w:r>
        <w:rPr>
          <w:rFonts w:ascii="Times New Roman" w:eastAsia="SimSun" w:hAnsi="Times New Roman" w:cs="Times New Roman"/>
          <w:color w:val="000000" w:themeColor="text1"/>
          <w:kern w:val="0"/>
          <w:sz w:val="24"/>
        </w:rPr>
        <w:t>, substantial wealth shifts could plausibly reconfigure these sociodemographic and behavioral conditions that shape subsequent health trajectories</w:t>
      </w:r>
      <w:r>
        <w:rPr>
          <w:rFonts w:ascii="Times New Roman" w:eastAsia="SimSun" w:hAnsi="Times New Roman" w:cs="Times New Roman"/>
          <w:kern w:val="0"/>
          <w:sz w:val="24"/>
        </w:rPr>
        <w:t xml:space="preserve"> </w:t>
      </w:r>
      <w:r>
        <w:rPr>
          <w:rFonts w:ascii="Times New Roman" w:eastAsia="SimSun" w:hAnsi="Times New Roman" w:cs="Times New Roman"/>
          <w:kern w:val="0"/>
          <w:sz w:val="24"/>
        </w:rPr>
        <w:fldChar w:fldCharType="begin"/>
      </w:r>
      <w:r>
        <w:rPr>
          <w:rFonts w:ascii="Times New Roman" w:eastAsia="SimSun" w:hAnsi="Times New Roman" w:cs="Times New Roman"/>
          <w:kern w:val="0"/>
          <w:sz w:val="24"/>
        </w:rPr>
        <w:instrText xml:space="preserve"> ADDIN EN.CITE &lt;EndNote&gt;&lt;Cite&gt;&lt;Author&gt;Himmelstein&lt;/Author&gt;&lt;Year&gt;2024&lt;/Year&gt;&lt;RecNum&gt;24&lt;/RecNum&gt;&lt;DisplayText&gt;&lt;style face="superscript"&gt;[46]&lt;/style&gt;&lt;/DisplayText&gt;&lt;record&gt;&lt;rec-number&gt;24&lt;/rec-number&gt;&lt;foreign-keys&gt;&lt;key app="EN" db-id="t0xdfzvfessstre5xaev9r93zeezppfe5z50" timestamp="1766932527"&gt;24&lt;/key&gt;&lt;/foreign-keys&gt;&lt;ref-type name="Journal Article"&gt;17&lt;/ref-type&gt;&lt;contributors&gt;&lt;authors&gt;&lt;author&gt;Himmelstein, Kathryn E. W.&lt;/author&gt;&lt;author&gt;Tsai, Alexander C.&lt;/author&gt;&lt;author&gt;Venkataramani, Atheendar S.&lt;/author&gt;&lt;/authors&gt;&lt;/contributors&gt;&lt;titles&gt;&lt;title&gt;Wealth Redistribution to Extend Longevity in the US&lt;/title&gt;&lt;secondary-title&gt;JAMA Internal Medicine&lt;/secondary-title&gt;&lt;/titles&gt;&lt;periodical&gt;&lt;full-title&gt;JAMA Internal Medicine&lt;/full-title&gt;&lt;/periodical&gt;&lt;pages&gt;311-320&lt;/pages&gt;&lt;volume&gt;184&lt;/volume&gt;&lt;number&gt;3&lt;/number&gt;&lt;dates&gt;&lt;year&gt;2024&lt;/year&gt;&lt;/dates&gt;&lt;isbn&gt;2168-6106&lt;/isbn&gt;&lt;urls&gt;&lt;related-urls&gt;&lt;url&gt;https://doi.org/10.1001/jamainternmed.2023.7975&lt;/url&gt;&lt;/related-urls&gt;&lt;/urls&gt;&lt;electronic-resource-num&gt;10.1001/jamainternmed.2023.7975&lt;/electronic-resource-num&gt;&lt;access-date&gt;12/28/2025&lt;/access-date&gt;&lt;/record&gt;&lt;/Cite&gt;&lt;/EndNote&gt;</w:instrText>
      </w:r>
      <w:r>
        <w:rPr>
          <w:rFonts w:ascii="Times New Roman" w:eastAsia="SimSun" w:hAnsi="Times New Roman" w:cs="Times New Roman"/>
          <w:kern w:val="0"/>
          <w:sz w:val="24"/>
        </w:rPr>
        <w:fldChar w:fldCharType="separate"/>
      </w:r>
      <w:r>
        <w:rPr>
          <w:rFonts w:ascii="Times New Roman" w:eastAsia="SimSun" w:hAnsi="Times New Roman" w:cs="Times New Roman"/>
          <w:kern w:val="0"/>
          <w:sz w:val="24"/>
          <w:vertAlign w:val="superscript"/>
        </w:rPr>
        <w:t>[46]</w:t>
      </w:r>
      <w:r>
        <w:rPr>
          <w:rFonts w:ascii="Times New Roman" w:eastAsia="SimSun" w:hAnsi="Times New Roman" w:cs="Times New Roman"/>
          <w:kern w:val="0"/>
          <w:sz w:val="24"/>
        </w:rPr>
        <w:fldChar w:fldCharType="end"/>
      </w:r>
      <w:r>
        <w:rPr>
          <w:rFonts w:ascii="Times New Roman" w:eastAsia="SimSun" w:hAnsi="Times New Roman" w:cs="Times New Roman"/>
          <w:color w:val="000000" w:themeColor="text1"/>
          <w:kern w:val="0"/>
          <w:sz w:val="24"/>
        </w:rPr>
        <w:t>.</w:t>
      </w:r>
      <w:bookmarkEnd w:id="13"/>
      <w:r>
        <w:rPr>
          <w:rFonts w:ascii="Times New Roman" w:eastAsia="SimSun" w:hAnsi="Times New Roman" w:cs="Times New Roman"/>
          <w:color w:val="000000" w:themeColor="text1"/>
          <w:kern w:val="0"/>
          <w:sz w:val="24"/>
        </w:rPr>
        <w:t xml:space="preserve"> Finally, residual confounding </w:t>
      </w:r>
      <w:r>
        <w:rPr>
          <w:rFonts w:ascii="Times New Roman" w:eastAsia="SimSun" w:hAnsi="Times New Roman" w:cs="Times New Roman" w:hint="eastAsia"/>
          <w:color w:val="000000" w:themeColor="text1"/>
          <w:kern w:val="0"/>
          <w:sz w:val="24"/>
        </w:rPr>
        <w:t xml:space="preserve">may remain </w:t>
      </w:r>
      <w:r>
        <w:rPr>
          <w:rFonts w:ascii="Times New Roman" w:eastAsia="SimSun" w:hAnsi="Times New Roman" w:cs="Times New Roman"/>
          <w:color w:val="000000" w:themeColor="text1"/>
          <w:kern w:val="0"/>
          <w:sz w:val="24"/>
        </w:rPr>
        <w:t xml:space="preserve">due to unmeasured factors, such as early-life health conditions and local institutional or environmental contexts </w:t>
      </w:r>
      <w:r>
        <w:rPr>
          <w:rFonts w:ascii="Times New Roman" w:eastAsia="SimSun" w:hAnsi="Times New Roman" w:cs="Times New Roman"/>
          <w:color w:val="000000" w:themeColor="text1"/>
          <w:kern w:val="0"/>
          <w:sz w:val="24"/>
        </w:rPr>
        <w:fldChar w:fldCharType="begin"/>
      </w:r>
      <w:r>
        <w:rPr>
          <w:rFonts w:ascii="Times New Roman" w:eastAsia="SimSun" w:hAnsi="Times New Roman" w:cs="Times New Roman"/>
          <w:color w:val="000000" w:themeColor="text1"/>
          <w:kern w:val="0"/>
          <w:sz w:val="24"/>
        </w:rPr>
        <w:instrText xml:space="preserve"> ADDIN EN.CITE &lt;EndNote&gt;&lt;Cite&gt;&lt;Author&gt;Ciccone&lt;/Author&gt;&lt;Year&gt;2014&lt;/Year&gt;&lt;RecNum&gt;26&lt;/RecNum&gt;&lt;DisplayText&gt;&lt;style face="superscript"&gt;[47, 48]&lt;/style&gt;&lt;/DisplayText&gt;&lt;record&gt;&lt;rec-number&gt;26&lt;/rec-number&gt;&lt;foreign-keys&gt;&lt;key app="EN" db-id="t0xdfzvfessstre5xaev9r93zeezppfe5z50" timestamp="1767532131"&gt;26&lt;/key&gt;&lt;/foreign-keys&gt;&lt;ref-type name="Journal Article"&gt;17&lt;/ref-type&gt;&lt;contributors&gt;&lt;authors&gt;&lt;author&gt;Ciccone, Dana Karen&lt;/author&gt;&lt;author&gt;Vian, Taryn&lt;/author&gt;&lt;author&gt;Maurer, Lydia&lt;/author&gt;&lt;author&gt;Bradley, Elizabeth H&lt;/author&gt;&lt;/authors&gt;&lt;/contributors&gt;&lt;titles&gt;&lt;title&gt;Linking governance mechanisms to health outcomes: a review of the literature in low-and middle-income countries&lt;/title&gt;&lt;secondary-title&gt;Social science &amp;amp; medicine&lt;/secondary-title&gt;&lt;/titles&gt;&lt;periodical&gt;&lt;full-title&gt;Social Science &amp;amp; Medicine&lt;/full-title&gt;&lt;/periodical&gt;&lt;pages&gt;86-95&lt;/pages&gt;&lt;volume&gt;117&lt;/volume&gt;&lt;dates&gt;&lt;year&gt;2014&lt;/year&gt;&lt;/dates&gt;&lt;isbn&gt;0277-9536&lt;/isbn&gt;&lt;urls&gt;&lt;/urls&gt;&lt;/record&gt;&lt;/Cite&gt;&lt;Cite&gt;&lt;Author&gt;Sales&lt;/Author&gt;&lt;Year&gt;2024&lt;/Year&gt;&lt;RecNum&gt;27&lt;/RecNum&gt;&lt;record&gt;&lt;rec-number&gt;27&lt;/rec-number&gt;&lt;foreign-keys&gt;&lt;key app="EN" db-id="t0xdfzvfessstre5xaev9r93zeezppfe5z50" timestamp="1767532243"&gt;27&lt;/key&gt;&lt;/foreign-keys&gt;&lt;ref-type name="Journal Article"&gt;17&lt;/ref-type&gt;&lt;contributors&gt;&lt;authors&gt;&lt;author&gt;Sales, Weslley Barbosa&lt;/author&gt;&lt;author&gt;Maranhão, Eunice Fernandes&lt;/author&gt;&lt;author&gt;Ramalho, Caroline Sousa Truta&lt;/author&gt;&lt;author&gt;Macêdo, Sabrina Gabrielle Gomes Fernandes&lt;/author&gt;&lt;author&gt;Souza, Gérson Fonseca&lt;/author&gt;&lt;author&gt;Maciel, Álvaro Campos Cavalcanti&lt;/author&gt;&lt;/authors&gt;&lt;/contributors&gt;&lt;titles&gt;&lt;title&gt;Early life circumstances and their impact on health in adulthood and later life: a systematic review&lt;/title&gt;&lt;secondary-title&gt;BMC geriatrics&lt;/secondary-title&gt;&lt;/titles&gt;&lt;periodical&gt;&lt;full-title&gt;BMC Geriatrics&lt;/full-title&gt;&lt;/periodical&gt;&lt;pages&gt;978&lt;/pages&gt;&lt;volume&gt;24&lt;/volume&gt;&lt;number&gt;1&lt;/number&gt;&lt;dates&gt;&lt;year&gt;2024&lt;/year&gt;&lt;/dates&gt;&lt;isbn&gt;1471-2318&lt;/isbn&gt;&lt;urls&gt;&lt;/urls&gt;&lt;/record&gt;&lt;/Cite&gt;&lt;/EndNote&gt;</w:instrText>
      </w:r>
      <w:r>
        <w:rPr>
          <w:rFonts w:ascii="Times New Roman" w:eastAsia="SimSun" w:hAnsi="Times New Roman" w:cs="Times New Roman"/>
          <w:color w:val="000000" w:themeColor="text1"/>
          <w:kern w:val="0"/>
          <w:sz w:val="24"/>
        </w:rPr>
        <w:fldChar w:fldCharType="separate"/>
      </w:r>
      <w:r>
        <w:rPr>
          <w:rFonts w:ascii="Times New Roman" w:eastAsia="SimSun" w:hAnsi="Times New Roman" w:cs="Times New Roman"/>
          <w:color w:val="000000" w:themeColor="text1"/>
          <w:kern w:val="0"/>
          <w:sz w:val="24"/>
          <w:vertAlign w:val="superscript"/>
        </w:rPr>
        <w:t>[47, 48]</w:t>
      </w:r>
      <w:r>
        <w:rPr>
          <w:rFonts w:ascii="Times New Roman" w:eastAsia="SimSun" w:hAnsi="Times New Roman" w:cs="Times New Roman"/>
          <w:color w:val="000000" w:themeColor="text1"/>
          <w:kern w:val="0"/>
          <w:sz w:val="24"/>
        </w:rPr>
        <w:fldChar w:fldCharType="end"/>
      </w:r>
      <w:r>
        <w:rPr>
          <w:rFonts w:ascii="Times New Roman" w:eastAsia="SimSun" w:hAnsi="Times New Roman" w:cs="Times New Roman"/>
          <w:color w:val="000000" w:themeColor="text1"/>
          <w:kern w:val="0"/>
          <w:sz w:val="24"/>
        </w:rPr>
        <w:t>, despite adjustment for observed covariates.</w:t>
      </w:r>
    </w:p>
    <w:p w14:paraId="0A5A6E6A" w14:textId="77777777" w:rsidR="00FD1612" w:rsidRDefault="002D51C3">
      <w:pPr>
        <w:widowControl/>
        <w:adjustRightInd w:val="0"/>
        <w:snapToGrid w:val="0"/>
        <w:spacing w:line="360" w:lineRule="auto"/>
        <w:rPr>
          <w:rFonts w:ascii="Times New Roman" w:eastAsia="SimSun" w:hAnsi="Times New Roman" w:cs="Times New Roman"/>
          <w:b/>
          <w:bCs/>
          <w:color w:val="000000" w:themeColor="text1"/>
          <w:kern w:val="0"/>
          <w:sz w:val="24"/>
        </w:rPr>
      </w:pPr>
      <w:bookmarkStart w:id="23" w:name="OLE_LINK28"/>
      <w:r>
        <w:rPr>
          <w:rFonts w:ascii="Times New Roman" w:eastAsia="SimSun" w:hAnsi="Times New Roman" w:cs="Times New Roman"/>
          <w:b/>
          <w:bCs/>
          <w:color w:val="000000" w:themeColor="text1"/>
          <w:kern w:val="0"/>
          <w:sz w:val="24"/>
        </w:rPr>
        <w:t>Conclusions</w:t>
      </w:r>
      <w:bookmarkEnd w:id="23"/>
    </w:p>
    <w:p w14:paraId="453646F8" w14:textId="12AE5305" w:rsidR="00FD1612" w:rsidRDefault="002D51C3">
      <w:pPr>
        <w:adjustRightInd w:val="0"/>
        <w:snapToGrid w:val="0"/>
        <w:spacing w:line="360" w:lineRule="auto"/>
        <w:rPr>
          <w:rFonts w:ascii="Times New Roman" w:eastAsia="SimSun" w:hAnsi="Times New Roman" w:cs="Times New Roman"/>
          <w:color w:val="000000" w:themeColor="text1"/>
          <w:kern w:val="0"/>
          <w:sz w:val="24"/>
        </w:rPr>
      </w:pPr>
      <w:r>
        <w:rPr>
          <w:rFonts w:ascii="Times New Roman" w:eastAsia="SimSun" w:hAnsi="Times New Roman" w:cs="Times New Roman" w:hint="eastAsia"/>
          <w:color w:val="000000" w:themeColor="text1"/>
          <w:kern w:val="0"/>
          <w:sz w:val="24"/>
        </w:rPr>
        <w:t>The findings of this cohort study suggest that unequal distribution of wealth is associated with reduced DFLE across the entire participants in CHARLS, with particularly harmful consequences for the DFLE of participants with low wealth and rural participants. The redistributive policy</w:t>
      </w:r>
      <w:r>
        <w:rPr>
          <w:rFonts w:ascii="Times New Roman" w:eastAsia="SimSun" w:hAnsi="Times New Roman" w:cs="Times New Roman" w:hint="eastAsia"/>
          <w:color w:val="000000" w:themeColor="text1"/>
          <w:kern w:val="0"/>
          <w:sz w:val="24"/>
        </w:rPr>
        <w:t>—</w:t>
      </w:r>
      <w:r>
        <w:rPr>
          <w:rFonts w:ascii="Times New Roman" w:eastAsia="SimSun" w:hAnsi="Times New Roman" w:cs="Times New Roman" w:hint="eastAsia"/>
          <w:color w:val="000000" w:themeColor="text1"/>
          <w:kern w:val="0"/>
          <w:sz w:val="24"/>
        </w:rPr>
        <w:t>Minimum inheritance</w:t>
      </w:r>
      <w:r>
        <w:rPr>
          <w:rFonts w:ascii="Times New Roman" w:eastAsia="SimSun" w:hAnsi="Times New Roman" w:cs="Times New Roman" w:hint="eastAsia"/>
          <w:color w:val="000000" w:themeColor="text1"/>
          <w:kern w:val="0"/>
          <w:sz w:val="24"/>
        </w:rPr>
        <w:t>—</w:t>
      </w:r>
      <w:r>
        <w:rPr>
          <w:rFonts w:ascii="Times New Roman" w:eastAsia="SimSun" w:hAnsi="Times New Roman" w:cs="Times New Roman" w:hint="eastAsia"/>
          <w:color w:val="000000" w:themeColor="text1"/>
          <w:kern w:val="0"/>
          <w:sz w:val="24"/>
        </w:rPr>
        <w:t>could improve DFLE of entire participants without harming the health benefit of those who are currently wealthy.</w:t>
      </w:r>
      <w:r>
        <w:rPr>
          <w:rFonts w:ascii="Times New Roman" w:eastAsia="SimSun" w:hAnsi="Times New Roman" w:cs="Times New Roman"/>
          <w:color w:val="000000" w:themeColor="text1"/>
          <w:kern w:val="0"/>
          <w:sz w:val="24"/>
        </w:rPr>
        <w:t xml:space="preserve"> Our study provided quantitative evidence on the potential health benefits of wealth redistribution across diverse population subgroups</w:t>
      </w:r>
      <w:r>
        <w:rPr>
          <w:rFonts w:ascii="Times New Roman" w:eastAsia="SimSun" w:hAnsi="Times New Roman" w:cs="Times New Roman" w:hint="eastAsia"/>
          <w:color w:val="000000" w:themeColor="text1"/>
          <w:kern w:val="0"/>
          <w:sz w:val="24"/>
        </w:rPr>
        <w:t xml:space="preserve"> in China</w:t>
      </w:r>
      <w:r>
        <w:rPr>
          <w:rFonts w:ascii="Times New Roman" w:eastAsia="SimSun" w:hAnsi="Times New Roman" w:cs="Times New Roman"/>
          <w:color w:val="000000" w:themeColor="text1"/>
          <w:kern w:val="0"/>
          <w:sz w:val="24"/>
        </w:rPr>
        <w:t>.</w:t>
      </w:r>
      <w:r>
        <w:rPr>
          <w:rFonts w:ascii="Times New Roman" w:eastAsia="SimSun" w:hAnsi="Times New Roman" w:cs="Times New Roman"/>
          <w:color w:val="000000" w:themeColor="text1"/>
          <w:kern w:val="0"/>
          <w:sz w:val="24"/>
        </w:rPr>
        <w:br/>
      </w:r>
    </w:p>
    <w:p w14:paraId="35AD2A17" w14:textId="77777777" w:rsidR="00FD1612" w:rsidRDefault="002D51C3">
      <w:pPr>
        <w:adjustRightInd w:val="0"/>
        <w:snapToGrid w:val="0"/>
        <w:spacing w:line="360" w:lineRule="auto"/>
        <w:rPr>
          <w:rFonts w:ascii="Times New Roman Bold" w:eastAsia="SimSun" w:hAnsi="Times New Roman Bold" w:cs="Times New Roman Bold"/>
          <w:b/>
          <w:bCs/>
          <w:color w:val="000000" w:themeColor="text1"/>
          <w:kern w:val="0"/>
          <w:sz w:val="24"/>
        </w:rPr>
      </w:pPr>
      <w:r>
        <w:rPr>
          <w:rFonts w:ascii="Times New Roman Bold" w:eastAsia="SimSun" w:hAnsi="Times New Roman Bold" w:cs="Times New Roman Bold"/>
          <w:b/>
          <w:bCs/>
          <w:color w:val="000000" w:themeColor="text1"/>
          <w:kern w:val="0"/>
          <w:sz w:val="24"/>
        </w:rPr>
        <w:t>Declaration of interests</w:t>
      </w:r>
    </w:p>
    <w:p w14:paraId="0AE94C7A" w14:textId="77777777" w:rsidR="00FD1612" w:rsidRDefault="002D51C3">
      <w:pPr>
        <w:adjustRightInd w:val="0"/>
        <w:snapToGrid w:val="0"/>
        <w:spacing w:line="360" w:lineRule="auto"/>
        <w:rPr>
          <w:rFonts w:ascii="Times New Roman Bold" w:eastAsia="SimSun" w:hAnsi="Times New Roman Bold" w:cs="Times New Roman Bold"/>
          <w:color w:val="000000" w:themeColor="text1"/>
          <w:kern w:val="0"/>
          <w:sz w:val="24"/>
        </w:rPr>
      </w:pPr>
      <w:r>
        <w:rPr>
          <w:rFonts w:ascii="Times New Roman Bold" w:eastAsia="SimSun" w:hAnsi="Times New Roman Bold" w:cs="Times New Roman Bold"/>
          <w:color w:val="000000" w:themeColor="text1"/>
          <w:kern w:val="0"/>
          <w:sz w:val="24"/>
        </w:rPr>
        <w:t>We declare no competing interests.</w:t>
      </w:r>
    </w:p>
    <w:p w14:paraId="22BF1DBD" w14:textId="77777777" w:rsidR="00FD1612" w:rsidRDefault="002D51C3">
      <w:pPr>
        <w:adjustRightInd w:val="0"/>
        <w:snapToGrid w:val="0"/>
        <w:spacing w:line="360" w:lineRule="auto"/>
        <w:rPr>
          <w:rFonts w:ascii="Times New Roman Bold" w:eastAsia="SimSun" w:hAnsi="Times New Roman Bold" w:cs="Times New Roman Bold"/>
          <w:b/>
          <w:bCs/>
          <w:color w:val="000000" w:themeColor="text1"/>
          <w:kern w:val="0"/>
          <w:sz w:val="24"/>
        </w:rPr>
      </w:pPr>
      <w:r>
        <w:rPr>
          <w:rFonts w:ascii="Times New Roman Bold" w:eastAsia="SimSun" w:hAnsi="Times New Roman Bold" w:cs="Times New Roman Bold"/>
          <w:b/>
          <w:bCs/>
          <w:color w:val="000000" w:themeColor="text1"/>
          <w:kern w:val="0"/>
          <w:sz w:val="24"/>
        </w:rPr>
        <w:t>Ethics Statement</w:t>
      </w:r>
    </w:p>
    <w:p w14:paraId="39A8CADC" w14:textId="77777777" w:rsidR="00FD1612" w:rsidRDefault="002D51C3">
      <w:pPr>
        <w:adjustRightInd w:val="0"/>
        <w:snapToGrid w:val="0"/>
        <w:spacing w:line="360" w:lineRule="auto"/>
        <w:rPr>
          <w:rFonts w:ascii="Times New Roman" w:eastAsia="SimSun" w:hAnsi="Times New Roman" w:cs="Times New Roman"/>
          <w:color w:val="000000" w:themeColor="text1"/>
          <w:kern w:val="0"/>
          <w:sz w:val="24"/>
        </w:rPr>
      </w:pPr>
      <w:r>
        <w:rPr>
          <w:rFonts w:ascii="Times New Roman" w:eastAsia="SimSun" w:hAnsi="Times New Roman" w:cs="Times New Roman" w:hint="eastAsia"/>
          <w:color w:val="000000" w:themeColor="text1"/>
          <w:kern w:val="0"/>
          <w:sz w:val="24"/>
        </w:rPr>
        <w:t>The CHARLS is approved by the Biomedical Ethics Review Committee of Peking University (No. IRB00001052</w:t>
      </w:r>
      <w:r>
        <w:rPr>
          <w:rFonts w:ascii="Times New Roman" w:eastAsia="SimSun" w:hAnsi="Times New Roman" w:cs="Times New Roman"/>
          <w:color w:val="000000" w:themeColor="text1"/>
          <w:kern w:val="0"/>
          <w:sz w:val="24"/>
        </w:rPr>
        <w:t>-</w:t>
      </w:r>
      <w:r>
        <w:rPr>
          <w:rFonts w:ascii="Times New Roman" w:eastAsia="SimSun" w:hAnsi="Times New Roman" w:cs="Times New Roman" w:hint="eastAsia"/>
          <w:color w:val="000000" w:themeColor="text1"/>
          <w:kern w:val="0"/>
          <w:sz w:val="24"/>
        </w:rPr>
        <w:t>11015), and all participants provide informed consent.</w:t>
      </w:r>
    </w:p>
    <w:p w14:paraId="5B840457" w14:textId="77777777" w:rsidR="00FD1612" w:rsidRDefault="002D51C3">
      <w:pPr>
        <w:adjustRightInd w:val="0"/>
        <w:snapToGrid w:val="0"/>
        <w:spacing w:line="360" w:lineRule="auto"/>
        <w:rPr>
          <w:rFonts w:ascii="Times New Roman" w:eastAsia="SimSun" w:hAnsi="Times New Roman" w:cs="Times New Roman"/>
          <w:b/>
          <w:bCs/>
          <w:color w:val="000000" w:themeColor="text1"/>
          <w:kern w:val="0"/>
          <w:sz w:val="24"/>
        </w:rPr>
      </w:pPr>
      <w:r>
        <w:rPr>
          <w:rFonts w:ascii="Times New Roman" w:eastAsia="SimSun" w:hAnsi="Times New Roman" w:cs="Times New Roman"/>
          <w:b/>
          <w:bCs/>
          <w:color w:val="000000" w:themeColor="text1"/>
          <w:kern w:val="0"/>
          <w:sz w:val="24"/>
          <w:highlight w:val="yellow"/>
        </w:rPr>
        <w:t>Funding</w:t>
      </w:r>
    </w:p>
    <w:p w14:paraId="184C8485" w14:textId="77777777" w:rsidR="00FD1612" w:rsidRDefault="002D51C3">
      <w:pPr>
        <w:adjustRightInd w:val="0"/>
        <w:snapToGrid w:val="0"/>
        <w:spacing w:line="360" w:lineRule="auto"/>
        <w:rPr>
          <w:rFonts w:ascii="Times New Roman" w:eastAsia="SimSun" w:hAnsi="Times New Roman" w:cs="Times New Roman"/>
          <w:color w:val="000000" w:themeColor="text1"/>
          <w:kern w:val="0"/>
          <w:sz w:val="24"/>
        </w:rPr>
      </w:pPr>
      <w:r>
        <w:rPr>
          <w:rFonts w:ascii="Times New Roman" w:eastAsia="SimSun" w:hAnsi="Times New Roman" w:cs="Times New Roman"/>
          <w:color w:val="000000" w:themeColor="text1"/>
          <w:kern w:val="0"/>
          <w:sz w:val="24"/>
        </w:rPr>
        <w:t xml:space="preserve">This research was supported by grants from “Pioneer” and “Leading Goose” R&amp;D Programs of Zhejiang Province (2025C02104, 2023C03163), Zhejiang University United Front Work Department’s Think Tank Project Grant, the National Natural </w:t>
      </w:r>
      <w:r>
        <w:rPr>
          <w:rFonts w:ascii="Times New Roman" w:eastAsia="SimSun" w:hAnsi="Times New Roman" w:cs="Times New Roman"/>
          <w:color w:val="000000" w:themeColor="text1"/>
          <w:kern w:val="0"/>
          <w:sz w:val="24"/>
        </w:rPr>
        <w:lastRenderedPageBreak/>
        <w:t>Science Foundation of China (</w:t>
      </w:r>
      <w:bookmarkStart w:id="24" w:name="OLE_LINK5"/>
      <w:r>
        <w:rPr>
          <w:rFonts w:ascii="Times New Roman" w:eastAsia="SimSun" w:hAnsi="Times New Roman" w:cs="Times New Roman"/>
          <w:color w:val="000000" w:themeColor="text1"/>
          <w:kern w:val="0"/>
          <w:sz w:val="24"/>
        </w:rPr>
        <w:t>82171584</w:t>
      </w:r>
      <w:bookmarkEnd w:id="24"/>
      <w:r>
        <w:rPr>
          <w:rFonts w:ascii="Times New Roman" w:eastAsia="SimSun" w:hAnsi="Times New Roman" w:cs="Times New Roman"/>
          <w:color w:val="000000" w:themeColor="text1"/>
          <w:kern w:val="0"/>
          <w:sz w:val="24"/>
        </w:rPr>
        <w:t>), Research Center of Prevention and Treatment of Senescence Syndrome, School of Medicine Zhejiang University (2022010002), Zhejiang Key Laboratory of Intelligent Preventive Medicine (2020E10004), and Zhejiang University School of Public Health Interdisciplinary Research Innovation Team Development Project.</w:t>
      </w:r>
    </w:p>
    <w:p w14:paraId="2A7E61FC" w14:textId="77777777" w:rsidR="00FD1612" w:rsidRDefault="002D51C3">
      <w:pPr>
        <w:widowControl/>
        <w:jc w:val="left"/>
        <w:rPr>
          <w:rFonts w:ascii="Times New Roman Bold" w:hAnsi="Times New Roman Bold" w:cs="Times New Roman Bold"/>
          <w:b/>
          <w:bCs/>
        </w:rPr>
      </w:pPr>
      <w:r>
        <w:rPr>
          <w:rFonts w:ascii="Times New Roman Bold" w:hAnsi="Times New Roman Bold" w:cs="Times New Roman Bold"/>
          <w:b/>
          <w:bCs/>
        </w:rPr>
        <w:br w:type="page"/>
      </w:r>
    </w:p>
    <w:tbl>
      <w:tblPr>
        <w:tblStyle w:val="TableGrid"/>
        <w:tblW w:w="852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6"/>
        <w:gridCol w:w="1370"/>
        <w:gridCol w:w="2203"/>
        <w:gridCol w:w="1301"/>
        <w:gridCol w:w="811"/>
        <w:gridCol w:w="1721"/>
        <w:gridCol w:w="240"/>
      </w:tblGrid>
      <w:tr w:rsidR="00FD1612" w14:paraId="49C9951B" w14:textId="77777777">
        <w:trPr>
          <w:jc w:val="center"/>
        </w:trPr>
        <w:tc>
          <w:tcPr>
            <w:tcW w:w="8282" w:type="dxa"/>
            <w:gridSpan w:val="6"/>
            <w:tcBorders>
              <w:top w:val="nil"/>
              <w:bottom w:val="single" w:sz="12" w:space="0" w:color="auto"/>
            </w:tcBorders>
            <w:vAlign w:val="center"/>
          </w:tcPr>
          <w:p w14:paraId="25558619" w14:textId="77777777" w:rsidR="00FD1612" w:rsidRDefault="002D51C3">
            <w:pPr>
              <w:adjustRightInd w:val="0"/>
              <w:snapToGrid w:val="0"/>
              <w:spacing w:line="360" w:lineRule="auto"/>
              <w:jc w:val="left"/>
              <w:rPr>
                <w:rFonts w:ascii="Times New Roman" w:eastAsia="DengXian" w:hAnsi="Times New Roman" w:cs="Times New Roman" w:hint="default"/>
                <w:b/>
                <w:bCs/>
                <w:sz w:val="22"/>
                <w:szCs w:val="22"/>
                <w:lang w:bidi="ar"/>
              </w:rPr>
            </w:pPr>
            <w:r>
              <w:rPr>
                <w:rFonts w:ascii="Times New Roman" w:eastAsia="DengXian" w:hAnsi="Times New Roman" w:cs="Times New Roman" w:hint="default"/>
                <w:b/>
                <w:bCs/>
                <w:sz w:val="22"/>
                <w:szCs w:val="22"/>
                <w:lang w:bidi="ar"/>
              </w:rPr>
              <w:lastRenderedPageBreak/>
              <w:t xml:space="preserve">Table1. Transition intensity of </w:t>
            </w:r>
            <w:proofErr w:type="spellStart"/>
            <w:r>
              <w:rPr>
                <w:rFonts w:ascii="Times New Roman" w:eastAsia="DengXian" w:hAnsi="Times New Roman" w:cs="Times New Roman" w:hint="default"/>
                <w:b/>
                <w:bCs/>
                <w:sz w:val="22"/>
                <w:szCs w:val="22"/>
                <w:lang w:bidi="ar"/>
              </w:rPr>
              <w:t>multistates</w:t>
            </w:r>
            <w:proofErr w:type="spellEnd"/>
          </w:p>
        </w:tc>
        <w:tc>
          <w:tcPr>
            <w:tcW w:w="240" w:type="dxa"/>
            <w:tcBorders>
              <w:top w:val="nil"/>
              <w:bottom w:val="single" w:sz="12" w:space="0" w:color="auto"/>
            </w:tcBorders>
            <w:vAlign w:val="center"/>
          </w:tcPr>
          <w:p w14:paraId="345EA663" w14:textId="77777777" w:rsidR="00FD1612" w:rsidRDefault="00FD1612">
            <w:pPr>
              <w:adjustRightInd w:val="0"/>
              <w:snapToGrid w:val="0"/>
              <w:spacing w:line="276" w:lineRule="auto"/>
              <w:jc w:val="left"/>
              <w:rPr>
                <w:rFonts w:ascii="Times New Roman" w:eastAsia="DengXian" w:hAnsi="Times New Roman" w:cs="Times New Roman" w:hint="default"/>
                <w:b/>
                <w:bCs/>
                <w:sz w:val="22"/>
                <w:szCs w:val="22"/>
                <w:lang w:bidi="ar"/>
              </w:rPr>
            </w:pPr>
          </w:p>
        </w:tc>
      </w:tr>
      <w:tr w:rsidR="00FD1612" w14:paraId="3CB3B145" w14:textId="77777777">
        <w:trPr>
          <w:jc w:val="center"/>
        </w:trPr>
        <w:tc>
          <w:tcPr>
            <w:tcW w:w="876" w:type="dxa"/>
            <w:tcBorders>
              <w:top w:val="single" w:sz="12" w:space="0" w:color="auto"/>
              <w:bottom w:val="single" w:sz="12" w:space="0" w:color="auto"/>
            </w:tcBorders>
            <w:shd w:val="clear" w:color="auto" w:fill="FFFFFF" w:themeFill="background1"/>
            <w:vAlign w:val="center"/>
          </w:tcPr>
          <w:p w14:paraId="31BFBFB9"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370" w:type="dxa"/>
            <w:tcBorders>
              <w:top w:val="single" w:sz="12" w:space="0" w:color="auto"/>
              <w:bottom w:val="single" w:sz="12" w:space="0" w:color="auto"/>
            </w:tcBorders>
            <w:shd w:val="clear" w:color="auto" w:fill="FFFFFF" w:themeFill="background1"/>
            <w:vAlign w:val="center"/>
          </w:tcPr>
          <w:p w14:paraId="301AFAAF"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b/>
                <w:bCs/>
                <w:sz w:val="22"/>
                <w:szCs w:val="22"/>
                <w:lang w:bidi="ar"/>
              </w:rPr>
              <w:t>Transition categories</w:t>
            </w:r>
          </w:p>
        </w:tc>
        <w:tc>
          <w:tcPr>
            <w:tcW w:w="2203" w:type="dxa"/>
            <w:tcBorders>
              <w:top w:val="single" w:sz="12" w:space="0" w:color="auto"/>
              <w:bottom w:val="single" w:sz="12" w:space="0" w:color="auto"/>
            </w:tcBorders>
            <w:shd w:val="clear" w:color="auto" w:fill="FFFFFF" w:themeFill="background1"/>
            <w:vAlign w:val="center"/>
          </w:tcPr>
          <w:p w14:paraId="01CA30FB" w14:textId="77777777" w:rsidR="00FD1612" w:rsidRDefault="002D51C3">
            <w:pPr>
              <w:adjustRightInd w:val="0"/>
              <w:snapToGrid w:val="0"/>
              <w:spacing w:line="276" w:lineRule="auto"/>
              <w:jc w:val="left"/>
              <w:rPr>
                <w:rFonts w:ascii="Times New Roman Bold" w:eastAsia="DengXian" w:hAnsi="Times New Roman Bold" w:cs="Times New Roman Bold" w:hint="default"/>
                <w:b/>
                <w:bCs/>
                <w:sz w:val="22"/>
                <w:szCs w:val="22"/>
                <w:lang w:bidi="ar"/>
              </w:rPr>
            </w:pPr>
            <w:r>
              <w:rPr>
                <w:rFonts w:ascii="Times New Roman Bold" w:eastAsia="DengXian" w:hAnsi="Times New Roman Bold" w:cs="Times New Roman Bold" w:hint="default"/>
                <w:b/>
                <w:bCs/>
                <w:sz w:val="22"/>
                <w:szCs w:val="22"/>
                <w:lang w:bidi="ar"/>
              </w:rPr>
              <w:t>Disability-free</w:t>
            </w:r>
            <w:r>
              <w:rPr>
                <w:rFonts w:ascii="Times New Roman Bold" w:eastAsia="DengXian" w:hAnsi="Times New Roman Bold" w:cs="Times New Roman Bold" w:hint="default"/>
                <w:b/>
                <w:bCs/>
                <w:sz w:val="22"/>
                <w:szCs w:val="22"/>
                <w:lang w:bidi="ar"/>
              </w:rPr>
              <w:tab/>
            </w:r>
          </w:p>
        </w:tc>
        <w:tc>
          <w:tcPr>
            <w:tcW w:w="1301" w:type="dxa"/>
            <w:tcBorders>
              <w:top w:val="single" w:sz="12" w:space="0" w:color="auto"/>
              <w:bottom w:val="single" w:sz="12" w:space="0" w:color="auto"/>
            </w:tcBorders>
            <w:shd w:val="clear" w:color="auto" w:fill="FFFFFF" w:themeFill="background1"/>
            <w:vAlign w:val="center"/>
          </w:tcPr>
          <w:p w14:paraId="04926240" w14:textId="77777777" w:rsidR="00FD1612" w:rsidRDefault="002D51C3">
            <w:pPr>
              <w:adjustRightInd w:val="0"/>
              <w:snapToGrid w:val="0"/>
              <w:spacing w:line="276" w:lineRule="auto"/>
              <w:jc w:val="left"/>
              <w:rPr>
                <w:rFonts w:ascii="Times New Roman Bold" w:eastAsia="DengXian" w:hAnsi="Times New Roman Bold" w:cs="Times New Roman Bold" w:hint="default"/>
                <w:b/>
                <w:bCs/>
                <w:sz w:val="22"/>
                <w:szCs w:val="22"/>
              </w:rPr>
            </w:pPr>
            <w:r>
              <w:rPr>
                <w:rFonts w:ascii="Times New Roman Bold" w:eastAsia="DengXian" w:hAnsi="Times New Roman Bold" w:cs="Times New Roman Bold" w:hint="default"/>
                <w:b/>
                <w:bCs/>
                <w:sz w:val="22"/>
                <w:szCs w:val="22"/>
                <w:lang w:bidi="ar"/>
              </w:rPr>
              <w:t>Disability</w:t>
            </w:r>
          </w:p>
        </w:tc>
        <w:tc>
          <w:tcPr>
            <w:tcW w:w="811" w:type="dxa"/>
            <w:tcBorders>
              <w:top w:val="single" w:sz="12" w:space="0" w:color="auto"/>
              <w:bottom w:val="single" w:sz="12" w:space="0" w:color="auto"/>
            </w:tcBorders>
            <w:shd w:val="clear" w:color="auto" w:fill="FFFFFF" w:themeFill="background1"/>
            <w:vAlign w:val="center"/>
          </w:tcPr>
          <w:p w14:paraId="69EFC734" w14:textId="77777777" w:rsidR="00FD1612" w:rsidRDefault="002D51C3">
            <w:pPr>
              <w:adjustRightInd w:val="0"/>
              <w:snapToGrid w:val="0"/>
              <w:spacing w:line="276" w:lineRule="auto"/>
              <w:jc w:val="left"/>
              <w:rPr>
                <w:rFonts w:ascii="Times New Roman Bold" w:eastAsia="DengXian" w:hAnsi="Times New Roman Bold" w:cs="Times New Roman Bold" w:hint="default"/>
                <w:b/>
                <w:bCs/>
                <w:sz w:val="22"/>
                <w:szCs w:val="22"/>
                <w:lang w:bidi="ar"/>
              </w:rPr>
            </w:pPr>
            <w:r>
              <w:rPr>
                <w:rFonts w:ascii="Times New Roman Bold" w:eastAsia="DengXian" w:hAnsi="Times New Roman Bold" w:cs="Times New Roman Bold" w:hint="default"/>
                <w:b/>
                <w:bCs/>
                <w:sz w:val="22"/>
                <w:szCs w:val="22"/>
                <w:lang w:bidi="ar"/>
              </w:rPr>
              <w:t>Death</w:t>
            </w:r>
          </w:p>
        </w:tc>
        <w:tc>
          <w:tcPr>
            <w:tcW w:w="1961" w:type="dxa"/>
            <w:gridSpan w:val="2"/>
            <w:tcBorders>
              <w:top w:val="single" w:sz="12" w:space="0" w:color="auto"/>
              <w:bottom w:val="single" w:sz="12" w:space="0" w:color="auto"/>
            </w:tcBorders>
            <w:shd w:val="clear" w:color="auto" w:fill="FFFFFF" w:themeFill="background1"/>
            <w:vAlign w:val="center"/>
          </w:tcPr>
          <w:p w14:paraId="51D7FCBD"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b/>
                <w:bCs/>
                <w:sz w:val="22"/>
                <w:szCs w:val="22"/>
                <w:lang w:bidi="ar"/>
              </w:rPr>
              <w:t>Transition intensity (95%CI)</w:t>
            </w:r>
          </w:p>
        </w:tc>
      </w:tr>
      <w:tr w:rsidR="00FD1612" w14:paraId="0243BA5D" w14:textId="77777777">
        <w:trPr>
          <w:jc w:val="center"/>
        </w:trPr>
        <w:tc>
          <w:tcPr>
            <w:tcW w:w="876" w:type="dxa"/>
            <w:vMerge w:val="restart"/>
            <w:tcBorders>
              <w:top w:val="single" w:sz="12" w:space="0" w:color="auto"/>
            </w:tcBorders>
            <w:shd w:val="clear" w:color="auto" w:fill="E7E6E6"/>
            <w:vAlign w:val="center"/>
          </w:tcPr>
          <w:p w14:paraId="39D941D4"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Overall</w:t>
            </w:r>
          </w:p>
        </w:tc>
        <w:tc>
          <w:tcPr>
            <w:tcW w:w="1370" w:type="dxa"/>
            <w:tcBorders>
              <w:top w:val="single" w:sz="12" w:space="0" w:color="auto"/>
            </w:tcBorders>
            <w:shd w:val="clear" w:color="auto" w:fill="E7E6E6"/>
            <w:vAlign w:val="center"/>
          </w:tcPr>
          <w:p w14:paraId="04C4E5D1"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color w:val="000000" w:themeColor="text1"/>
                <w:sz w:val="22"/>
                <w:szCs w:val="22"/>
                <w:lang w:bidi="ar"/>
              </w:rPr>
              <w:t>Deteriorate transitions</w:t>
            </w:r>
          </w:p>
        </w:tc>
        <w:tc>
          <w:tcPr>
            <w:tcW w:w="2203" w:type="dxa"/>
            <w:tcBorders>
              <w:top w:val="single" w:sz="12" w:space="0" w:color="auto"/>
            </w:tcBorders>
            <w:shd w:val="clear" w:color="auto" w:fill="E7E6E6"/>
            <w:vAlign w:val="center"/>
          </w:tcPr>
          <w:p w14:paraId="60C72815"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noProof/>
                <w:sz w:val="22"/>
                <w:szCs w:val="22"/>
              </w:rPr>
              <mc:AlternateContent>
                <mc:Choice Requires="wps">
                  <w:drawing>
                    <wp:anchor distT="0" distB="0" distL="114300" distR="114300" simplePos="0" relativeHeight="251659264" behindDoc="0" locked="0" layoutInCell="1" allowOverlap="1" wp14:anchorId="3D45D66E" wp14:editId="3B3FFF0C">
                      <wp:simplePos x="0" y="0"/>
                      <wp:positionH relativeFrom="leftMargin">
                        <wp:posOffset>945515</wp:posOffset>
                      </wp:positionH>
                      <wp:positionV relativeFrom="line">
                        <wp:posOffset>86995</wp:posOffset>
                      </wp:positionV>
                      <wp:extent cx="504190" cy="0"/>
                      <wp:effectExtent l="0" t="38100" r="3810" b="38100"/>
                      <wp:wrapNone/>
                      <wp:docPr id="6" name="直接箭头连接符 6"/>
                      <wp:cNvGraphicFramePr/>
                      <a:graphic xmlns:a="http://schemas.openxmlformats.org/drawingml/2006/main">
                        <a:graphicData uri="http://schemas.microsoft.com/office/word/2010/wordprocessingShape">
                          <wps:wsp>
                            <wps:cNvCnPr/>
                            <wps:spPr>
                              <a:xfrm>
                                <a:off x="0" y="0"/>
                                <a:ext cx="50419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4.45pt;margin-top:8.35pt;height:0pt;width:39.7pt;mso-position-horizontal-relative:page;mso-position-vertical-relative:page;z-index:251659264;mso-width-relative:page;mso-height-relative:page;" filled="f" stroked="t" coordsize="21600,21600" o:gfxdata="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lI+hB1gAAAAkBAAAPAAAAAAAAAAEAIAAAACIAAABkcnMvZG93bnJl&#10;di54bWxQSwECFAAUAAAACACHTuJAXx8euXECAAASBQAADgAAAAAAAAABACAAAAAlAQAAZHJzL2Uy&#10;b0RvYy54bWxQSwUGAAAAAAYABgBZAQAACAY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p>
        </w:tc>
        <w:tc>
          <w:tcPr>
            <w:tcW w:w="1301" w:type="dxa"/>
            <w:tcBorders>
              <w:top w:val="single" w:sz="12" w:space="0" w:color="auto"/>
              <w:tl2br w:val="nil"/>
              <w:tr2bl w:val="nil"/>
            </w:tcBorders>
            <w:shd w:val="clear" w:color="auto" w:fill="E7E6E6"/>
            <w:vAlign w:val="center"/>
          </w:tcPr>
          <w:p w14:paraId="2F42A638"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Disability</w:t>
            </w:r>
          </w:p>
        </w:tc>
        <w:tc>
          <w:tcPr>
            <w:tcW w:w="811" w:type="dxa"/>
            <w:tcBorders>
              <w:top w:val="single" w:sz="12" w:space="0" w:color="auto"/>
              <w:tl2br w:val="nil"/>
              <w:tr2bl w:val="nil"/>
            </w:tcBorders>
            <w:shd w:val="clear" w:color="auto" w:fill="E7E6E6"/>
            <w:vAlign w:val="center"/>
          </w:tcPr>
          <w:p w14:paraId="4743746D"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961" w:type="dxa"/>
            <w:gridSpan w:val="2"/>
            <w:tcBorders>
              <w:top w:val="single" w:sz="12" w:space="0" w:color="auto"/>
              <w:tl2br w:val="nil"/>
              <w:tr2bl w:val="nil"/>
            </w:tcBorders>
            <w:shd w:val="clear" w:color="auto" w:fill="E7E6E6"/>
            <w:vAlign w:val="center"/>
          </w:tcPr>
          <w:p w14:paraId="5925DAA4"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0.096 (0.093-0.100)</w:t>
            </w:r>
          </w:p>
        </w:tc>
      </w:tr>
      <w:tr w:rsidR="00FD1612" w14:paraId="4F043B82" w14:textId="77777777">
        <w:trPr>
          <w:jc w:val="center"/>
        </w:trPr>
        <w:tc>
          <w:tcPr>
            <w:tcW w:w="876" w:type="dxa"/>
            <w:vMerge/>
            <w:shd w:val="clear" w:color="auto" w:fill="E7E6E6"/>
            <w:vAlign w:val="center"/>
          </w:tcPr>
          <w:p w14:paraId="2EF099A6"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370" w:type="dxa"/>
            <w:shd w:val="clear" w:color="auto" w:fill="E7E6E6"/>
            <w:vAlign w:val="center"/>
          </w:tcPr>
          <w:p w14:paraId="07A2809D"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Recovery transitions</w:t>
            </w:r>
          </w:p>
        </w:tc>
        <w:tc>
          <w:tcPr>
            <w:tcW w:w="2203" w:type="dxa"/>
            <w:shd w:val="clear" w:color="auto" w:fill="E7E6E6"/>
            <w:vAlign w:val="center"/>
          </w:tcPr>
          <w:p w14:paraId="161276BC"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noProof/>
                <w:sz w:val="22"/>
                <w:szCs w:val="22"/>
              </w:rPr>
              <mc:AlternateContent>
                <mc:Choice Requires="wps">
                  <w:drawing>
                    <wp:anchor distT="0" distB="0" distL="114300" distR="114300" simplePos="0" relativeHeight="251664384" behindDoc="0" locked="0" layoutInCell="1" allowOverlap="1" wp14:anchorId="212834F8" wp14:editId="1E84DE1F">
                      <wp:simplePos x="0" y="0"/>
                      <wp:positionH relativeFrom="leftMargin">
                        <wp:posOffset>945515</wp:posOffset>
                      </wp:positionH>
                      <wp:positionV relativeFrom="line">
                        <wp:posOffset>86995</wp:posOffset>
                      </wp:positionV>
                      <wp:extent cx="504190" cy="0"/>
                      <wp:effectExtent l="0" t="38100" r="3810" b="38100"/>
                      <wp:wrapNone/>
                      <wp:docPr id="9" name="直接箭头连接符 9"/>
                      <wp:cNvGraphicFramePr/>
                      <a:graphic xmlns:a="http://schemas.openxmlformats.org/drawingml/2006/main">
                        <a:graphicData uri="http://schemas.microsoft.com/office/word/2010/wordprocessingShape">
                          <wps:wsp>
                            <wps:cNvCnPr/>
                            <wps:spPr>
                              <a:xfrm flipH="1">
                                <a:off x="0" y="0"/>
                                <a:ext cx="50419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74.45pt;margin-top:6.85pt;height:0pt;width:39.7pt;mso-position-horizontal-relative:page;mso-position-vertical-relative:page;z-index:251664384;mso-width-relative:page;mso-height-relative:page;" filled="f" stroked="t" coordsize="21600,21600" o:gfxdata="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1ADTB1QAAAAkBAAAPAAAAAAAAAAEAIAAAACIAAABkcnMv&#10;ZG93bnJldi54bWxQSwECFAAUAAAACACHTuJApH9xwXgCAAAcBQAADgAAAAAAAAABACAAAAAkAQAA&#10;ZHJzL2Uyb0RvYy54bWxQSwUGAAAAAAYABgBZAQAADgY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 xml:space="preserve">e </w:t>
            </w:r>
          </w:p>
        </w:tc>
        <w:tc>
          <w:tcPr>
            <w:tcW w:w="1301" w:type="dxa"/>
            <w:tcBorders>
              <w:tl2br w:val="nil"/>
              <w:tr2bl w:val="nil"/>
            </w:tcBorders>
            <w:shd w:val="clear" w:color="auto" w:fill="E7E6E6"/>
            <w:vAlign w:val="center"/>
          </w:tcPr>
          <w:p w14:paraId="038075F3"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Disability</w:t>
            </w:r>
          </w:p>
        </w:tc>
        <w:tc>
          <w:tcPr>
            <w:tcW w:w="811" w:type="dxa"/>
            <w:tcBorders>
              <w:tl2br w:val="nil"/>
              <w:tr2bl w:val="nil"/>
            </w:tcBorders>
            <w:shd w:val="clear" w:color="auto" w:fill="E7E6E6"/>
            <w:vAlign w:val="center"/>
          </w:tcPr>
          <w:p w14:paraId="0F616B31"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961" w:type="dxa"/>
            <w:gridSpan w:val="2"/>
            <w:tcBorders>
              <w:tl2br w:val="nil"/>
              <w:tr2bl w:val="nil"/>
            </w:tcBorders>
            <w:shd w:val="clear" w:color="auto" w:fill="E7E6E6"/>
            <w:vAlign w:val="center"/>
          </w:tcPr>
          <w:p w14:paraId="27649DFF"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0.295 (0.283-0.308)</w:t>
            </w:r>
          </w:p>
        </w:tc>
      </w:tr>
      <w:tr w:rsidR="00FD1612" w14:paraId="2FE6B696" w14:textId="77777777">
        <w:trPr>
          <w:jc w:val="center"/>
        </w:trPr>
        <w:tc>
          <w:tcPr>
            <w:tcW w:w="876" w:type="dxa"/>
            <w:vMerge/>
            <w:shd w:val="clear" w:color="auto" w:fill="E7E6E6"/>
            <w:vAlign w:val="center"/>
          </w:tcPr>
          <w:p w14:paraId="6BC20DC7" w14:textId="77777777" w:rsidR="00FD1612" w:rsidRDefault="00FD1612">
            <w:pPr>
              <w:tabs>
                <w:tab w:val="left" w:pos="720"/>
              </w:tabs>
              <w:adjustRightInd w:val="0"/>
              <w:snapToGrid w:val="0"/>
              <w:spacing w:line="276" w:lineRule="auto"/>
              <w:jc w:val="left"/>
              <w:rPr>
                <w:rFonts w:ascii="Times New Roman" w:eastAsia="DengXian" w:hAnsi="Times New Roman" w:cs="Times New Roman" w:hint="default"/>
                <w:sz w:val="22"/>
                <w:szCs w:val="22"/>
                <w:lang w:bidi="ar"/>
              </w:rPr>
            </w:pPr>
          </w:p>
        </w:tc>
        <w:tc>
          <w:tcPr>
            <w:tcW w:w="1370" w:type="dxa"/>
            <w:vMerge w:val="restart"/>
            <w:shd w:val="clear" w:color="auto" w:fill="E7E6E6"/>
            <w:vAlign w:val="center"/>
          </w:tcPr>
          <w:p w14:paraId="7E386D2B" w14:textId="77777777" w:rsidR="00FD1612" w:rsidRDefault="002D51C3">
            <w:pPr>
              <w:widowControl/>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Death transitions</w:t>
            </w:r>
          </w:p>
        </w:tc>
        <w:tc>
          <w:tcPr>
            <w:tcW w:w="2203" w:type="dxa"/>
            <w:shd w:val="clear" w:color="auto" w:fill="E7E6E6"/>
            <w:vAlign w:val="center"/>
          </w:tcPr>
          <w:p w14:paraId="4935B5E0"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69504" behindDoc="0" locked="0" layoutInCell="1" allowOverlap="1" wp14:anchorId="6A49FE6F" wp14:editId="33B2EADA">
                      <wp:simplePos x="0" y="0"/>
                      <wp:positionH relativeFrom="leftMargin">
                        <wp:posOffset>945515</wp:posOffset>
                      </wp:positionH>
                      <wp:positionV relativeFrom="line">
                        <wp:posOffset>100965</wp:posOffset>
                      </wp:positionV>
                      <wp:extent cx="1350010" cy="0"/>
                      <wp:effectExtent l="0" t="38100" r="21590" b="38100"/>
                      <wp:wrapNone/>
                      <wp:docPr id="17" name="直接箭头连接符 17"/>
                      <wp:cNvGraphicFramePr/>
                      <a:graphic xmlns:a="http://schemas.openxmlformats.org/drawingml/2006/main">
                        <a:graphicData uri="http://schemas.microsoft.com/office/word/2010/wordprocessingShape">
                          <wps:wsp>
                            <wps:cNvCnPr/>
                            <wps:spPr>
                              <a:xfrm>
                                <a:off x="0" y="0"/>
                                <a:ext cx="135001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4.45pt;margin-top:7.95pt;height:0pt;width:106.3pt;mso-position-horizontal-relative:page;mso-position-vertical-relative:page;z-index:251669504;mso-width-relative:page;mso-height-relative:page;" filled="f" stroked="t" coordsize="21600,21600" o:gfxdata="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9ZWYfWAAAACQEAAA8AAAAAAAAAAQAgAAAAIgAAAGRycy9kb3ducmV2&#10;LnhtbFBLAQIUABQAAAAIAIdO4kDGnB7tcAIAABUFAAAOAAAAAAAAAAEAIAAAACUBAABkcnMvZTJv&#10;RG9jLnhtbFBLBQYAAAAABgAGAFkBAAAHBg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 xml:space="preserve">e </w:t>
            </w:r>
          </w:p>
        </w:tc>
        <w:tc>
          <w:tcPr>
            <w:tcW w:w="1301" w:type="dxa"/>
            <w:tcBorders>
              <w:tl2br w:val="nil"/>
              <w:tr2bl w:val="nil"/>
            </w:tcBorders>
            <w:shd w:val="clear" w:color="auto" w:fill="E7E6E6"/>
            <w:vAlign w:val="center"/>
          </w:tcPr>
          <w:p w14:paraId="4FDB8628"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811" w:type="dxa"/>
            <w:tcBorders>
              <w:tl2br w:val="nil"/>
              <w:tr2bl w:val="nil"/>
            </w:tcBorders>
            <w:shd w:val="clear" w:color="auto" w:fill="E7E6E6"/>
            <w:vAlign w:val="center"/>
          </w:tcPr>
          <w:p w14:paraId="3B6E0732"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Death</w:t>
            </w:r>
          </w:p>
        </w:tc>
        <w:tc>
          <w:tcPr>
            <w:tcW w:w="1961" w:type="dxa"/>
            <w:gridSpan w:val="2"/>
            <w:tcBorders>
              <w:tl2br w:val="nil"/>
              <w:tr2bl w:val="nil"/>
            </w:tcBorders>
            <w:shd w:val="clear" w:color="auto" w:fill="E7E6E6"/>
            <w:vAlign w:val="center"/>
          </w:tcPr>
          <w:p w14:paraId="5B0D3848"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0.002 (0.002-0.004)</w:t>
            </w:r>
          </w:p>
        </w:tc>
      </w:tr>
      <w:tr w:rsidR="00FD1612" w14:paraId="15A2E74E" w14:textId="77777777">
        <w:trPr>
          <w:jc w:val="center"/>
        </w:trPr>
        <w:tc>
          <w:tcPr>
            <w:tcW w:w="876" w:type="dxa"/>
            <w:vMerge/>
            <w:shd w:val="clear" w:color="auto" w:fill="E7E6E6"/>
            <w:vAlign w:val="center"/>
          </w:tcPr>
          <w:p w14:paraId="32211251"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vMerge/>
            <w:shd w:val="clear" w:color="auto" w:fill="E7E6E6"/>
            <w:vAlign w:val="center"/>
          </w:tcPr>
          <w:p w14:paraId="6A306123"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2203" w:type="dxa"/>
            <w:shd w:val="clear" w:color="auto" w:fill="E7E6E6"/>
            <w:vAlign w:val="center"/>
          </w:tcPr>
          <w:p w14:paraId="4A27E722"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301" w:type="dxa"/>
            <w:tcBorders>
              <w:tl2br w:val="nil"/>
              <w:tr2bl w:val="nil"/>
            </w:tcBorders>
            <w:shd w:val="clear" w:color="auto" w:fill="E7E6E6"/>
            <w:vAlign w:val="center"/>
          </w:tcPr>
          <w:p w14:paraId="16D03CF2"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noProof/>
                <w:sz w:val="22"/>
                <w:szCs w:val="22"/>
              </w:rPr>
              <mc:AlternateContent>
                <mc:Choice Requires="wps">
                  <w:drawing>
                    <wp:anchor distT="0" distB="0" distL="114300" distR="114300" simplePos="0" relativeHeight="251674624" behindDoc="0" locked="0" layoutInCell="1" allowOverlap="1" wp14:anchorId="71E870B4" wp14:editId="7D389C7A">
                      <wp:simplePos x="0" y="0"/>
                      <wp:positionH relativeFrom="leftMargin">
                        <wp:posOffset>636270</wp:posOffset>
                      </wp:positionH>
                      <wp:positionV relativeFrom="line">
                        <wp:posOffset>100965</wp:posOffset>
                      </wp:positionV>
                      <wp:extent cx="252095" cy="0"/>
                      <wp:effectExtent l="0" t="38100" r="1905" b="38100"/>
                      <wp:wrapNone/>
                      <wp:docPr id="25" name="直接箭头连接符 25"/>
                      <wp:cNvGraphicFramePr/>
                      <a:graphic xmlns:a="http://schemas.openxmlformats.org/drawingml/2006/main">
                        <a:graphicData uri="http://schemas.microsoft.com/office/word/2010/wordprocessingShape">
                          <wps:wsp>
                            <wps:cNvCnPr/>
                            <wps:spPr>
                              <a:xfrm>
                                <a:off x="0" y="0"/>
                                <a:ext cx="252095"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50.1pt;margin-top:7.95pt;height:0pt;width:19.85pt;mso-position-horizontal-relative:page;mso-position-vertical-relative:page;z-index:251674624;mso-width-relative:page;mso-height-relative:page;" filled="f" stroked="t" coordsize="21600,21600" o:gfxdata="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AxWSp1QAAAAkBAAAPAAAAAAAAAAEAIAAAACIAAABkcnMvZG93bnJl&#10;di54bWxQSwECFAAUAAAACACHTuJAc4qxH3ICAAAUBQAADgAAAAAAAAABACAAAAAkAQAAZHJzL2Uy&#10;b0RvYy54bWxQSwUGAAAAAAYABgBZAQAACAY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hint="default"/>
                <w:sz w:val="22"/>
                <w:szCs w:val="22"/>
                <w:lang w:bidi="ar"/>
              </w:rPr>
              <w:t>Disability</w:t>
            </w:r>
          </w:p>
        </w:tc>
        <w:tc>
          <w:tcPr>
            <w:tcW w:w="811" w:type="dxa"/>
            <w:tcBorders>
              <w:tl2br w:val="nil"/>
              <w:tr2bl w:val="nil"/>
            </w:tcBorders>
            <w:shd w:val="clear" w:color="auto" w:fill="E7E6E6"/>
            <w:vAlign w:val="center"/>
          </w:tcPr>
          <w:p w14:paraId="4E540481"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Death</w:t>
            </w:r>
          </w:p>
        </w:tc>
        <w:tc>
          <w:tcPr>
            <w:tcW w:w="1961" w:type="dxa"/>
            <w:gridSpan w:val="2"/>
            <w:tcBorders>
              <w:tl2br w:val="nil"/>
              <w:tr2bl w:val="nil"/>
            </w:tcBorders>
            <w:shd w:val="clear" w:color="auto" w:fill="E7E6E6"/>
            <w:vAlign w:val="center"/>
          </w:tcPr>
          <w:p w14:paraId="2C20A7BC"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0.042 (0.036-0.050)</w:t>
            </w:r>
          </w:p>
        </w:tc>
      </w:tr>
      <w:tr w:rsidR="00FD1612" w14:paraId="42ECBC5F" w14:textId="77777777">
        <w:trPr>
          <w:jc w:val="center"/>
        </w:trPr>
        <w:tc>
          <w:tcPr>
            <w:tcW w:w="876" w:type="dxa"/>
            <w:vMerge w:val="restart"/>
            <w:vAlign w:val="center"/>
          </w:tcPr>
          <w:p w14:paraId="5CE4FCD6"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rPr>
              <w:t>Female</w:t>
            </w:r>
          </w:p>
        </w:tc>
        <w:tc>
          <w:tcPr>
            <w:tcW w:w="1370" w:type="dxa"/>
            <w:vAlign w:val="center"/>
          </w:tcPr>
          <w:p w14:paraId="056BDDAF"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Deteriorate transitions</w:t>
            </w:r>
          </w:p>
        </w:tc>
        <w:tc>
          <w:tcPr>
            <w:tcW w:w="2203" w:type="dxa"/>
            <w:vAlign w:val="center"/>
          </w:tcPr>
          <w:p w14:paraId="701938D7"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60288" behindDoc="0" locked="0" layoutInCell="1" allowOverlap="1" wp14:anchorId="7FD7F485" wp14:editId="1ACC8A6E">
                      <wp:simplePos x="0" y="0"/>
                      <wp:positionH relativeFrom="leftMargin">
                        <wp:posOffset>945515</wp:posOffset>
                      </wp:positionH>
                      <wp:positionV relativeFrom="line">
                        <wp:posOffset>86995</wp:posOffset>
                      </wp:positionV>
                      <wp:extent cx="504190" cy="0"/>
                      <wp:effectExtent l="0" t="38100" r="3810" b="38100"/>
                      <wp:wrapNone/>
                      <wp:docPr id="4" name="直接箭头连接符 4"/>
                      <wp:cNvGraphicFramePr/>
                      <a:graphic xmlns:a="http://schemas.openxmlformats.org/drawingml/2006/main">
                        <a:graphicData uri="http://schemas.microsoft.com/office/word/2010/wordprocessingShape">
                          <wps:wsp>
                            <wps:cNvCnPr/>
                            <wps:spPr>
                              <a:xfrm>
                                <a:off x="0" y="0"/>
                                <a:ext cx="50419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4.45pt;margin-top:6.85pt;height:0pt;width:39.7pt;mso-position-horizontal-relative:page;mso-position-vertical-relative:page;z-index:251660288;mso-width-relative:page;mso-height-relative:page;" filled="f" stroked="t" coordsize="21600,21600" o:gfxdata="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lI+hB1gAAAAkBAAAPAAAAAAAAAAEAIAAAACIAAABkcnMvZG93bnJl&#10;di54bWxQSwECFAAUAAAACACHTuJAHCw9A3ECAAASBQAADgAAAAAAAAABACAAAAAlAQAAZHJzL2Uy&#10;b0RvYy54bWxQSwUGAAAAAAYABgBZAQAACAY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p>
        </w:tc>
        <w:tc>
          <w:tcPr>
            <w:tcW w:w="1301" w:type="dxa"/>
            <w:tcBorders>
              <w:tl2br w:val="nil"/>
              <w:tr2bl w:val="nil"/>
            </w:tcBorders>
            <w:vAlign w:val="center"/>
          </w:tcPr>
          <w:p w14:paraId="70648E19"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Disability</w:t>
            </w:r>
          </w:p>
        </w:tc>
        <w:tc>
          <w:tcPr>
            <w:tcW w:w="811" w:type="dxa"/>
            <w:tcBorders>
              <w:tl2br w:val="nil"/>
              <w:tr2bl w:val="nil"/>
            </w:tcBorders>
            <w:vAlign w:val="center"/>
          </w:tcPr>
          <w:p w14:paraId="0EBB796A"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961" w:type="dxa"/>
            <w:gridSpan w:val="2"/>
            <w:tcBorders>
              <w:tl2br w:val="nil"/>
              <w:tr2bl w:val="nil"/>
            </w:tcBorders>
            <w:vAlign w:val="center"/>
          </w:tcPr>
          <w:p w14:paraId="4A17EC0C"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0.121 (0.115-0.127)</w:t>
            </w:r>
          </w:p>
        </w:tc>
      </w:tr>
      <w:tr w:rsidR="00FD1612" w14:paraId="173C6DC1" w14:textId="77777777">
        <w:trPr>
          <w:jc w:val="center"/>
        </w:trPr>
        <w:tc>
          <w:tcPr>
            <w:tcW w:w="876" w:type="dxa"/>
            <w:vMerge/>
            <w:vAlign w:val="center"/>
          </w:tcPr>
          <w:p w14:paraId="44A4C0C8"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vAlign w:val="center"/>
          </w:tcPr>
          <w:p w14:paraId="1F6F5B54"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rPr>
              <w:t>Recovery transitions</w:t>
            </w:r>
          </w:p>
        </w:tc>
        <w:tc>
          <w:tcPr>
            <w:tcW w:w="2203" w:type="dxa"/>
            <w:vAlign w:val="center"/>
          </w:tcPr>
          <w:p w14:paraId="65E162C2"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65408" behindDoc="0" locked="0" layoutInCell="1" allowOverlap="1" wp14:anchorId="33E75808" wp14:editId="4D28FBFA">
                      <wp:simplePos x="0" y="0"/>
                      <wp:positionH relativeFrom="leftMargin">
                        <wp:posOffset>945515</wp:posOffset>
                      </wp:positionH>
                      <wp:positionV relativeFrom="line">
                        <wp:posOffset>86995</wp:posOffset>
                      </wp:positionV>
                      <wp:extent cx="504190" cy="0"/>
                      <wp:effectExtent l="0" t="38100" r="3810" b="38100"/>
                      <wp:wrapNone/>
                      <wp:docPr id="13" name="直接箭头连接符 13"/>
                      <wp:cNvGraphicFramePr/>
                      <a:graphic xmlns:a="http://schemas.openxmlformats.org/drawingml/2006/main">
                        <a:graphicData uri="http://schemas.microsoft.com/office/word/2010/wordprocessingShape">
                          <wps:wsp>
                            <wps:cNvCnPr/>
                            <wps:spPr>
                              <a:xfrm flipH="1">
                                <a:off x="0" y="0"/>
                                <a:ext cx="50419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74.45pt;margin-top:6.85pt;height:0pt;width:39.7pt;mso-position-horizontal-relative:page;mso-position-vertical-relative:page;z-index:251665408;mso-width-relative:page;mso-height-relative:page;" filled="f" stroked="t" coordsize="21600,21600" o:gfxdata="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NQA0wdUAAAAJAQAADwAAAAAAAAABACAAAAAiAAAAZHJz&#10;L2Rvd25yZXYueG1sUEsBAhQAFAAAAAgAh07iQIpZeqt5AgAAHgUAAA4AAAAAAAAAAQAgAAAAJAEA&#10;AGRycy9lMm9Eb2MueG1sUEsFBgAAAAAGAAYAWQEAAA8GA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r>
              <w:rPr>
                <w:rFonts w:ascii="Times New Roman" w:eastAsia="DengXian" w:hAnsi="Times New Roman" w:cs="Times New Roman" w:hint="default"/>
                <w:sz w:val="22"/>
                <w:szCs w:val="22"/>
              </w:rPr>
              <w:t xml:space="preserve"> </w:t>
            </w:r>
          </w:p>
        </w:tc>
        <w:tc>
          <w:tcPr>
            <w:tcW w:w="1301" w:type="dxa"/>
            <w:tcBorders>
              <w:tl2br w:val="nil"/>
              <w:tr2bl w:val="nil"/>
            </w:tcBorders>
            <w:vAlign w:val="center"/>
          </w:tcPr>
          <w:p w14:paraId="1048A1A7"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Disability</w:t>
            </w:r>
          </w:p>
        </w:tc>
        <w:tc>
          <w:tcPr>
            <w:tcW w:w="811" w:type="dxa"/>
            <w:tcBorders>
              <w:tl2br w:val="nil"/>
              <w:tr2bl w:val="nil"/>
            </w:tcBorders>
            <w:vAlign w:val="center"/>
          </w:tcPr>
          <w:p w14:paraId="5E773A69"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961" w:type="dxa"/>
            <w:gridSpan w:val="2"/>
            <w:tcBorders>
              <w:tl2br w:val="nil"/>
              <w:tr2bl w:val="nil"/>
            </w:tcBorders>
            <w:vAlign w:val="center"/>
          </w:tcPr>
          <w:p w14:paraId="32D91D10"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0.331 (0.312-0.350)</w:t>
            </w:r>
          </w:p>
        </w:tc>
      </w:tr>
      <w:tr w:rsidR="00FD1612" w14:paraId="7F2D44A8" w14:textId="77777777">
        <w:trPr>
          <w:jc w:val="center"/>
        </w:trPr>
        <w:tc>
          <w:tcPr>
            <w:tcW w:w="876" w:type="dxa"/>
            <w:vMerge/>
            <w:vAlign w:val="center"/>
          </w:tcPr>
          <w:p w14:paraId="52955180"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vMerge w:val="restart"/>
            <w:vAlign w:val="center"/>
          </w:tcPr>
          <w:p w14:paraId="3E5EE3EF" w14:textId="77777777" w:rsidR="00FD1612" w:rsidRDefault="002D51C3">
            <w:pPr>
              <w:widowControl/>
              <w:adjustRightInd w:val="0"/>
              <w:snapToGrid w:val="0"/>
              <w:spacing w:line="276" w:lineRule="auto"/>
              <w:jc w:val="left"/>
              <w:rPr>
                <w:rFonts w:ascii="Times New Roman" w:eastAsia="DengXian" w:hAnsi="Times New Roman" w:cs="Times New Roman" w:hint="default"/>
                <w:sz w:val="22"/>
                <w:szCs w:val="22"/>
              </w:rPr>
            </w:pPr>
            <w:r>
              <w:rPr>
                <w:rFonts w:ascii="Times New Roman" w:eastAsia="SimSun" w:hAnsi="Times New Roman" w:cs="Times New Roman" w:hint="default"/>
                <w:sz w:val="22"/>
                <w:szCs w:val="22"/>
                <w:lang w:bidi="ar"/>
              </w:rPr>
              <w:t>Death transitions</w:t>
            </w:r>
          </w:p>
        </w:tc>
        <w:tc>
          <w:tcPr>
            <w:tcW w:w="2203" w:type="dxa"/>
            <w:vAlign w:val="center"/>
          </w:tcPr>
          <w:p w14:paraId="088DECAF"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70528" behindDoc="0" locked="0" layoutInCell="1" allowOverlap="1" wp14:anchorId="38579431" wp14:editId="12DCE4A2">
                      <wp:simplePos x="0" y="0"/>
                      <wp:positionH relativeFrom="leftMargin">
                        <wp:posOffset>945515</wp:posOffset>
                      </wp:positionH>
                      <wp:positionV relativeFrom="line">
                        <wp:posOffset>100965</wp:posOffset>
                      </wp:positionV>
                      <wp:extent cx="1350010" cy="0"/>
                      <wp:effectExtent l="0" t="38100" r="21590" b="38100"/>
                      <wp:wrapNone/>
                      <wp:docPr id="21" name="直接箭头连接符 21"/>
                      <wp:cNvGraphicFramePr/>
                      <a:graphic xmlns:a="http://schemas.openxmlformats.org/drawingml/2006/main">
                        <a:graphicData uri="http://schemas.microsoft.com/office/word/2010/wordprocessingShape">
                          <wps:wsp>
                            <wps:cNvCnPr/>
                            <wps:spPr>
                              <a:xfrm>
                                <a:off x="0" y="0"/>
                                <a:ext cx="135001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4.45pt;margin-top:7.95pt;height:0pt;width:106.3pt;mso-position-horizontal-relative:page;mso-position-vertical-relative:page;z-index:251670528;mso-width-relative:page;mso-height-relative:page;" filled="f" stroked="t" coordsize="21600,21600" o:gfxdata="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9ZWYfWAAAACQEAAA8AAAAAAAAAAQAgAAAAIgAAAGRycy9kb3ducmV2&#10;LnhtbFBLAQIUABQAAAAIAIdO4kC024SqcAIAABUFAAAOAAAAAAAAAAEAIAAAACUBAABkcnMvZTJv&#10;RG9jLnhtbFBLBQYAAAAABgAGAFkBAAAHBg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r>
              <w:rPr>
                <w:rFonts w:ascii="Times New Roman" w:eastAsia="DengXian" w:hAnsi="Times New Roman" w:cs="Times New Roman" w:hint="default"/>
                <w:sz w:val="22"/>
                <w:szCs w:val="22"/>
              </w:rPr>
              <w:t xml:space="preserve"> </w:t>
            </w:r>
          </w:p>
        </w:tc>
        <w:tc>
          <w:tcPr>
            <w:tcW w:w="1301" w:type="dxa"/>
            <w:tcBorders>
              <w:tl2br w:val="nil"/>
              <w:tr2bl w:val="nil"/>
            </w:tcBorders>
            <w:vAlign w:val="center"/>
          </w:tcPr>
          <w:p w14:paraId="2D539FF0"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811" w:type="dxa"/>
            <w:tcBorders>
              <w:tl2br w:val="nil"/>
              <w:tr2bl w:val="nil"/>
            </w:tcBorders>
            <w:vAlign w:val="center"/>
          </w:tcPr>
          <w:p w14:paraId="09E42372"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Death</w:t>
            </w:r>
          </w:p>
        </w:tc>
        <w:tc>
          <w:tcPr>
            <w:tcW w:w="1961" w:type="dxa"/>
            <w:gridSpan w:val="2"/>
            <w:tcBorders>
              <w:tl2br w:val="nil"/>
              <w:tr2bl w:val="nil"/>
            </w:tcBorders>
            <w:vAlign w:val="center"/>
          </w:tcPr>
          <w:p w14:paraId="42B3559A"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0.001 (0.000-0.001)</w:t>
            </w:r>
          </w:p>
        </w:tc>
      </w:tr>
      <w:tr w:rsidR="00FD1612" w14:paraId="78243E13" w14:textId="77777777">
        <w:trPr>
          <w:jc w:val="center"/>
        </w:trPr>
        <w:tc>
          <w:tcPr>
            <w:tcW w:w="876" w:type="dxa"/>
            <w:vMerge/>
            <w:vAlign w:val="center"/>
          </w:tcPr>
          <w:p w14:paraId="1036A1E2"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vMerge/>
            <w:vAlign w:val="center"/>
          </w:tcPr>
          <w:p w14:paraId="343C34E8"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2203" w:type="dxa"/>
            <w:vAlign w:val="center"/>
          </w:tcPr>
          <w:p w14:paraId="223CA20F"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301" w:type="dxa"/>
            <w:tcBorders>
              <w:tl2br w:val="nil"/>
              <w:tr2bl w:val="nil"/>
            </w:tcBorders>
            <w:vAlign w:val="center"/>
          </w:tcPr>
          <w:p w14:paraId="44AA4CD3"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noProof/>
                <w:sz w:val="22"/>
                <w:szCs w:val="22"/>
              </w:rPr>
              <mc:AlternateContent>
                <mc:Choice Requires="wps">
                  <w:drawing>
                    <wp:anchor distT="0" distB="0" distL="114300" distR="114300" simplePos="0" relativeHeight="251675648" behindDoc="0" locked="0" layoutInCell="1" allowOverlap="1" wp14:anchorId="3F3BE39B" wp14:editId="77979975">
                      <wp:simplePos x="0" y="0"/>
                      <wp:positionH relativeFrom="leftMargin">
                        <wp:posOffset>636270</wp:posOffset>
                      </wp:positionH>
                      <wp:positionV relativeFrom="line">
                        <wp:posOffset>93980</wp:posOffset>
                      </wp:positionV>
                      <wp:extent cx="252095" cy="0"/>
                      <wp:effectExtent l="0" t="38100" r="1905" b="38100"/>
                      <wp:wrapNone/>
                      <wp:docPr id="29" name="直接箭头连接符 29"/>
                      <wp:cNvGraphicFramePr/>
                      <a:graphic xmlns:a="http://schemas.openxmlformats.org/drawingml/2006/main">
                        <a:graphicData uri="http://schemas.microsoft.com/office/word/2010/wordprocessingShape">
                          <wps:wsp>
                            <wps:cNvCnPr/>
                            <wps:spPr>
                              <a:xfrm>
                                <a:off x="0" y="0"/>
                                <a:ext cx="252095"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50.1pt;margin-top:7.4pt;height:0pt;width:19.85pt;mso-position-horizontal-relative:page;mso-position-vertical-relative:page;z-index:251675648;mso-width-relative:page;mso-height-relative:page;" filled="f" stroked="t" coordsize="21600,21600" o:gfxdata="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S9YQ7WAAAACQEAAA8AAAAAAAAAAQAgAAAAIgAAAGRycy9kb3du&#10;cmV2LnhtbFBLAQIUABQAAAAIAIdO4kAo+OowcwIAABQFAAAOAAAAAAAAAAEAIAAAACUBAABkcnMv&#10;ZTJvRG9jLnhtbFBLBQYAAAAABgAGAFkBAAAKBg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hint="default"/>
                <w:sz w:val="22"/>
                <w:szCs w:val="22"/>
                <w:lang w:bidi="ar"/>
              </w:rPr>
              <w:t>Disability</w:t>
            </w:r>
          </w:p>
        </w:tc>
        <w:tc>
          <w:tcPr>
            <w:tcW w:w="811" w:type="dxa"/>
            <w:tcBorders>
              <w:tl2br w:val="nil"/>
              <w:tr2bl w:val="nil"/>
            </w:tcBorders>
            <w:vAlign w:val="center"/>
          </w:tcPr>
          <w:p w14:paraId="5E9B1FC1"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Death</w:t>
            </w:r>
          </w:p>
        </w:tc>
        <w:tc>
          <w:tcPr>
            <w:tcW w:w="1961" w:type="dxa"/>
            <w:gridSpan w:val="2"/>
            <w:tcBorders>
              <w:tl2br w:val="nil"/>
              <w:tr2bl w:val="nil"/>
            </w:tcBorders>
            <w:vAlign w:val="center"/>
          </w:tcPr>
          <w:p w14:paraId="34926C0A"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0.030 (0.026-0.034)</w:t>
            </w:r>
          </w:p>
        </w:tc>
      </w:tr>
      <w:tr w:rsidR="00FD1612" w14:paraId="4A69270B" w14:textId="77777777">
        <w:trPr>
          <w:jc w:val="center"/>
        </w:trPr>
        <w:tc>
          <w:tcPr>
            <w:tcW w:w="876" w:type="dxa"/>
            <w:vMerge w:val="restart"/>
            <w:shd w:val="clear" w:color="auto" w:fill="E7E6E6"/>
            <w:vAlign w:val="center"/>
          </w:tcPr>
          <w:p w14:paraId="0044D906"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rPr>
              <w:t>Male</w:t>
            </w:r>
          </w:p>
        </w:tc>
        <w:tc>
          <w:tcPr>
            <w:tcW w:w="1370" w:type="dxa"/>
            <w:shd w:val="clear" w:color="auto" w:fill="E7E6E6"/>
            <w:vAlign w:val="center"/>
          </w:tcPr>
          <w:p w14:paraId="3C7505BA"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Deteriorate transitions</w:t>
            </w:r>
          </w:p>
        </w:tc>
        <w:tc>
          <w:tcPr>
            <w:tcW w:w="2203" w:type="dxa"/>
            <w:shd w:val="clear" w:color="auto" w:fill="E7E6E6"/>
            <w:vAlign w:val="center"/>
          </w:tcPr>
          <w:p w14:paraId="73C30506"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61312" behindDoc="0" locked="0" layoutInCell="1" allowOverlap="1" wp14:anchorId="0DE709C7" wp14:editId="736EDCE6">
                      <wp:simplePos x="0" y="0"/>
                      <wp:positionH relativeFrom="leftMargin">
                        <wp:posOffset>945515</wp:posOffset>
                      </wp:positionH>
                      <wp:positionV relativeFrom="line">
                        <wp:posOffset>93980</wp:posOffset>
                      </wp:positionV>
                      <wp:extent cx="504190" cy="0"/>
                      <wp:effectExtent l="0" t="38100" r="3810" b="38100"/>
                      <wp:wrapNone/>
                      <wp:docPr id="5" name="直接箭头连接符 5"/>
                      <wp:cNvGraphicFramePr/>
                      <a:graphic xmlns:a="http://schemas.openxmlformats.org/drawingml/2006/main">
                        <a:graphicData uri="http://schemas.microsoft.com/office/word/2010/wordprocessingShape">
                          <wps:wsp>
                            <wps:cNvCnPr/>
                            <wps:spPr>
                              <a:xfrm>
                                <a:off x="0" y="0"/>
                                <a:ext cx="50419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4.45pt;margin-top:7.4pt;height:0pt;width:39.7pt;mso-position-horizontal-relative:page;mso-position-vertical-relative:page;z-index:251661312;mso-width-relative:page;mso-height-relative:page;" filled="f" stroked="t" coordsize="21600,21600" o:gfxdata="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DoEfvVAAAACQEAAA8AAAAAAAAAAQAgAAAAIgAAAGRycy9kb3ducmV2&#10;LnhtbFBLAQIUABQAAAAIAIdO4kCdNpSzcQIAABIFAAAOAAAAAAAAAAEAIAAAACQBAABkcnMvZTJv&#10;RG9jLnhtbFBLBQYAAAAABgAGAFkBAAAHBg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p>
        </w:tc>
        <w:tc>
          <w:tcPr>
            <w:tcW w:w="1301" w:type="dxa"/>
            <w:tcBorders>
              <w:tl2br w:val="nil"/>
              <w:tr2bl w:val="nil"/>
            </w:tcBorders>
            <w:shd w:val="clear" w:color="auto" w:fill="E7E6E6"/>
            <w:vAlign w:val="center"/>
          </w:tcPr>
          <w:p w14:paraId="5DF32126"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Disability</w:t>
            </w:r>
          </w:p>
        </w:tc>
        <w:tc>
          <w:tcPr>
            <w:tcW w:w="811" w:type="dxa"/>
            <w:tcBorders>
              <w:tl2br w:val="nil"/>
              <w:tr2bl w:val="nil"/>
            </w:tcBorders>
            <w:shd w:val="clear" w:color="auto" w:fill="E7E6E6"/>
            <w:vAlign w:val="center"/>
          </w:tcPr>
          <w:p w14:paraId="684CE8D3"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961" w:type="dxa"/>
            <w:gridSpan w:val="2"/>
            <w:tcBorders>
              <w:tl2br w:val="nil"/>
              <w:tr2bl w:val="nil"/>
            </w:tcBorders>
            <w:shd w:val="clear" w:color="auto" w:fill="E7E6E6"/>
            <w:vAlign w:val="center"/>
          </w:tcPr>
          <w:p w14:paraId="3EB4E657"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0.081 (</w:t>
            </w:r>
            <w:r>
              <w:rPr>
                <w:rFonts w:ascii="Times New Roman" w:eastAsia="DengXian" w:hAnsi="Times New Roman" w:cs="Times New Roman"/>
                <w:sz w:val="22"/>
                <w:szCs w:val="22"/>
                <w:lang w:bidi="ar"/>
              </w:rPr>
              <w:t>0.077</w:t>
            </w:r>
            <w:r>
              <w:rPr>
                <w:rFonts w:ascii="Times New Roman" w:eastAsia="DengXian" w:hAnsi="Times New Roman" w:cs="Times New Roman" w:hint="default"/>
                <w:sz w:val="22"/>
                <w:szCs w:val="22"/>
                <w:lang w:bidi="ar"/>
              </w:rPr>
              <w:t>-0.085)</w:t>
            </w:r>
          </w:p>
        </w:tc>
      </w:tr>
      <w:tr w:rsidR="00FD1612" w14:paraId="3BDD54EE" w14:textId="77777777">
        <w:trPr>
          <w:jc w:val="center"/>
        </w:trPr>
        <w:tc>
          <w:tcPr>
            <w:tcW w:w="876" w:type="dxa"/>
            <w:vMerge/>
            <w:shd w:val="clear" w:color="auto" w:fill="E7E6E6"/>
            <w:vAlign w:val="center"/>
          </w:tcPr>
          <w:p w14:paraId="5449F50D"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shd w:val="clear" w:color="auto" w:fill="E7E6E6"/>
            <w:vAlign w:val="center"/>
          </w:tcPr>
          <w:p w14:paraId="0EA11115"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Recovery transitions</w:t>
            </w:r>
          </w:p>
        </w:tc>
        <w:tc>
          <w:tcPr>
            <w:tcW w:w="2203" w:type="dxa"/>
            <w:shd w:val="clear" w:color="auto" w:fill="E7E6E6"/>
            <w:vAlign w:val="center"/>
          </w:tcPr>
          <w:p w14:paraId="53DBA6F3"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66432" behindDoc="0" locked="0" layoutInCell="1" allowOverlap="1" wp14:anchorId="7F1D59F0" wp14:editId="24104C18">
                      <wp:simplePos x="0" y="0"/>
                      <wp:positionH relativeFrom="leftMargin">
                        <wp:posOffset>945515</wp:posOffset>
                      </wp:positionH>
                      <wp:positionV relativeFrom="line">
                        <wp:posOffset>93980</wp:posOffset>
                      </wp:positionV>
                      <wp:extent cx="504190" cy="0"/>
                      <wp:effectExtent l="0" t="38100" r="3810" b="38100"/>
                      <wp:wrapNone/>
                      <wp:docPr id="14" name="直接箭头连接符 14"/>
                      <wp:cNvGraphicFramePr/>
                      <a:graphic xmlns:a="http://schemas.openxmlformats.org/drawingml/2006/main">
                        <a:graphicData uri="http://schemas.microsoft.com/office/word/2010/wordprocessingShape">
                          <wps:wsp>
                            <wps:cNvCnPr/>
                            <wps:spPr>
                              <a:xfrm flipH="1">
                                <a:off x="0" y="0"/>
                                <a:ext cx="50419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74.45pt;margin-top:7.4pt;height:0pt;width:39.7pt;mso-position-horizontal-relative:page;mso-position-vertical-relative:page;z-index:251666432;mso-width-relative:page;mso-height-relative:page;" filled="f" stroked="t" coordsize="21600,21600" o:gfxdata="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DLzXvTAAAACQEAAA8AAAAAAAAAAQAgAAAAIgAAAGRycy9k&#10;b3ducmV2LnhtbFBLAQIUABQAAAAIAIdO4kAgBgcleQIAAB4FAAAOAAAAAAAAAAEAIAAAACIBAABk&#10;cnMvZTJvRG9jLnhtbFBLBQYAAAAABgAGAFkBAAANBg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r>
              <w:rPr>
                <w:rFonts w:ascii="Times New Roman" w:eastAsia="DengXian" w:hAnsi="Times New Roman" w:cs="Times New Roman" w:hint="default"/>
                <w:sz w:val="22"/>
                <w:szCs w:val="22"/>
              </w:rPr>
              <w:t xml:space="preserve"> </w:t>
            </w:r>
          </w:p>
        </w:tc>
        <w:tc>
          <w:tcPr>
            <w:tcW w:w="1301" w:type="dxa"/>
            <w:tcBorders>
              <w:tl2br w:val="nil"/>
              <w:tr2bl w:val="nil"/>
            </w:tcBorders>
            <w:shd w:val="clear" w:color="auto" w:fill="E7E6E6"/>
            <w:vAlign w:val="center"/>
          </w:tcPr>
          <w:p w14:paraId="52D32B33"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Disability</w:t>
            </w:r>
          </w:p>
        </w:tc>
        <w:tc>
          <w:tcPr>
            <w:tcW w:w="811" w:type="dxa"/>
            <w:tcBorders>
              <w:tl2br w:val="nil"/>
              <w:tr2bl w:val="nil"/>
            </w:tcBorders>
            <w:shd w:val="clear" w:color="auto" w:fill="E7E6E6"/>
            <w:vAlign w:val="center"/>
          </w:tcPr>
          <w:p w14:paraId="027CD0EF"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961" w:type="dxa"/>
            <w:gridSpan w:val="2"/>
            <w:tcBorders>
              <w:tl2br w:val="nil"/>
              <w:tr2bl w:val="nil"/>
            </w:tcBorders>
            <w:shd w:val="clear" w:color="auto" w:fill="E7E6E6"/>
            <w:vAlign w:val="center"/>
          </w:tcPr>
          <w:p w14:paraId="330ECAB4"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0.28</w:t>
            </w:r>
            <w:r>
              <w:rPr>
                <w:rFonts w:ascii="Times New Roman" w:eastAsia="DengXian" w:hAnsi="Times New Roman" w:cs="Times New Roman"/>
                <w:sz w:val="22"/>
                <w:szCs w:val="22"/>
                <w:lang w:bidi="ar"/>
              </w:rPr>
              <w:t>1</w:t>
            </w:r>
            <w:r>
              <w:rPr>
                <w:rFonts w:ascii="Times New Roman" w:eastAsia="DengXian" w:hAnsi="Times New Roman" w:cs="Times New Roman" w:hint="default"/>
                <w:sz w:val="22"/>
                <w:szCs w:val="22"/>
                <w:lang w:bidi="ar"/>
              </w:rPr>
              <w:t xml:space="preserve"> (</w:t>
            </w:r>
            <w:r>
              <w:rPr>
                <w:rFonts w:ascii="Times New Roman" w:eastAsia="DengXian" w:hAnsi="Times New Roman" w:cs="Times New Roman"/>
                <w:sz w:val="22"/>
                <w:szCs w:val="22"/>
                <w:lang w:bidi="ar"/>
              </w:rPr>
              <w:t>0.</w:t>
            </w:r>
            <w:r>
              <w:rPr>
                <w:rFonts w:ascii="Times New Roman" w:eastAsia="DengXian" w:hAnsi="Times New Roman" w:cs="Times New Roman" w:hint="default"/>
                <w:sz w:val="22"/>
                <w:szCs w:val="22"/>
                <w:lang w:bidi="ar"/>
              </w:rPr>
              <w:t>263</w:t>
            </w:r>
            <w:r>
              <w:rPr>
                <w:rFonts w:ascii="Times New Roman" w:eastAsia="DengXian" w:hAnsi="Times New Roman" w:cs="Times New Roman"/>
                <w:sz w:val="22"/>
                <w:szCs w:val="22"/>
                <w:lang w:bidi="ar"/>
              </w:rPr>
              <w:t>-</w:t>
            </w:r>
            <w:r>
              <w:rPr>
                <w:rFonts w:ascii="Times New Roman" w:eastAsia="DengXian" w:hAnsi="Times New Roman" w:cs="Times New Roman" w:hint="default"/>
                <w:sz w:val="22"/>
                <w:szCs w:val="22"/>
                <w:lang w:bidi="ar"/>
              </w:rPr>
              <w:t>0.</w:t>
            </w:r>
            <w:r>
              <w:rPr>
                <w:rFonts w:ascii="Times New Roman" w:eastAsia="DengXian" w:hAnsi="Times New Roman" w:cs="Times New Roman"/>
                <w:sz w:val="22"/>
                <w:szCs w:val="22"/>
                <w:lang w:bidi="ar"/>
              </w:rPr>
              <w:t>300</w:t>
            </w:r>
            <w:r>
              <w:rPr>
                <w:rFonts w:ascii="Times New Roman" w:eastAsia="DengXian" w:hAnsi="Times New Roman" w:cs="Times New Roman" w:hint="default"/>
                <w:sz w:val="22"/>
                <w:szCs w:val="22"/>
                <w:lang w:bidi="ar"/>
              </w:rPr>
              <w:t>)</w:t>
            </w:r>
          </w:p>
        </w:tc>
      </w:tr>
      <w:tr w:rsidR="00FD1612" w14:paraId="0775FA52" w14:textId="77777777">
        <w:trPr>
          <w:jc w:val="center"/>
        </w:trPr>
        <w:tc>
          <w:tcPr>
            <w:tcW w:w="876" w:type="dxa"/>
            <w:vMerge/>
            <w:shd w:val="clear" w:color="auto" w:fill="E7E6E6"/>
            <w:vAlign w:val="center"/>
          </w:tcPr>
          <w:p w14:paraId="532CF6E3"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vMerge w:val="restart"/>
            <w:shd w:val="clear" w:color="auto" w:fill="E7E6E6"/>
            <w:vAlign w:val="center"/>
          </w:tcPr>
          <w:p w14:paraId="0832E573" w14:textId="77777777" w:rsidR="00FD1612" w:rsidRDefault="002D51C3">
            <w:pPr>
              <w:widowControl/>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Death transitions</w:t>
            </w:r>
          </w:p>
          <w:p w14:paraId="6FD74728"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2203" w:type="dxa"/>
            <w:shd w:val="clear" w:color="auto" w:fill="E7E6E6"/>
            <w:vAlign w:val="center"/>
          </w:tcPr>
          <w:p w14:paraId="30B23E0C"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71552" behindDoc="0" locked="0" layoutInCell="1" allowOverlap="1" wp14:anchorId="2043EA98" wp14:editId="688B93B2">
                      <wp:simplePos x="0" y="0"/>
                      <wp:positionH relativeFrom="leftMargin">
                        <wp:posOffset>945515</wp:posOffset>
                      </wp:positionH>
                      <wp:positionV relativeFrom="line">
                        <wp:posOffset>100965</wp:posOffset>
                      </wp:positionV>
                      <wp:extent cx="1350010" cy="0"/>
                      <wp:effectExtent l="0" t="38100" r="21590" b="38100"/>
                      <wp:wrapNone/>
                      <wp:docPr id="22" name="直接箭头连接符 22"/>
                      <wp:cNvGraphicFramePr/>
                      <a:graphic xmlns:a="http://schemas.openxmlformats.org/drawingml/2006/main">
                        <a:graphicData uri="http://schemas.microsoft.com/office/word/2010/wordprocessingShape">
                          <wps:wsp>
                            <wps:cNvCnPr/>
                            <wps:spPr>
                              <a:xfrm>
                                <a:off x="0" y="0"/>
                                <a:ext cx="135001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4.45pt;margin-top:7.95pt;height:0pt;width:106.3pt;mso-position-horizontal-relative:page;mso-position-vertical-relative:page;z-index:251671552;mso-width-relative:page;mso-height-relative:page;" filled="f" stroked="t" coordsize="21600,21600" o:gfxdata="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9ZWYfWAAAACQEAAA8AAAAAAAAAAQAgAAAAIgAAAGRycy9kb3ducmV2&#10;LnhtbFBLAQIUABQAAAAIAIdO4kBX7Bl4cAIAABUFAAAOAAAAAAAAAAEAIAAAACUBAABkcnMvZTJv&#10;RG9jLnhtbFBLBQYAAAAABgAGAFkBAAAHBg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r>
              <w:rPr>
                <w:rFonts w:ascii="Times New Roman" w:eastAsia="DengXian" w:hAnsi="Times New Roman" w:cs="Times New Roman" w:hint="default"/>
                <w:sz w:val="22"/>
                <w:szCs w:val="22"/>
              </w:rPr>
              <w:t xml:space="preserve"> </w:t>
            </w:r>
          </w:p>
        </w:tc>
        <w:tc>
          <w:tcPr>
            <w:tcW w:w="1301" w:type="dxa"/>
            <w:tcBorders>
              <w:tl2br w:val="nil"/>
              <w:tr2bl w:val="nil"/>
            </w:tcBorders>
            <w:shd w:val="clear" w:color="auto" w:fill="E7E6E6"/>
            <w:vAlign w:val="center"/>
          </w:tcPr>
          <w:p w14:paraId="65FD4F39"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811" w:type="dxa"/>
            <w:tcBorders>
              <w:tl2br w:val="nil"/>
              <w:tr2bl w:val="nil"/>
            </w:tcBorders>
            <w:shd w:val="clear" w:color="auto" w:fill="E7E6E6"/>
            <w:vAlign w:val="center"/>
          </w:tcPr>
          <w:p w14:paraId="0DF977DD"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Death</w:t>
            </w:r>
          </w:p>
        </w:tc>
        <w:tc>
          <w:tcPr>
            <w:tcW w:w="1961" w:type="dxa"/>
            <w:gridSpan w:val="2"/>
            <w:tcBorders>
              <w:tl2br w:val="nil"/>
              <w:tr2bl w:val="nil"/>
            </w:tcBorders>
            <w:shd w:val="clear" w:color="auto" w:fill="E7E6E6"/>
            <w:vAlign w:val="center"/>
          </w:tcPr>
          <w:p w14:paraId="4FC4C840"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0.000 (9.78e-05</w:t>
            </w:r>
            <w:r>
              <w:rPr>
                <w:rFonts w:ascii="Times New Roman" w:eastAsia="DengXian" w:hAnsi="Times New Roman" w:cs="Times New Roman"/>
                <w:sz w:val="22"/>
                <w:szCs w:val="22"/>
                <w:lang w:bidi="ar"/>
              </w:rPr>
              <w:t>-</w:t>
            </w:r>
            <w:r>
              <w:rPr>
                <w:rFonts w:ascii="Times New Roman" w:eastAsia="DengXian" w:hAnsi="Times New Roman" w:cs="Times New Roman" w:hint="default"/>
                <w:sz w:val="22"/>
                <w:szCs w:val="22"/>
                <w:lang w:bidi="ar"/>
              </w:rPr>
              <w:t>0.002)</w:t>
            </w:r>
          </w:p>
        </w:tc>
      </w:tr>
      <w:tr w:rsidR="00FD1612" w14:paraId="1A6D13A8" w14:textId="77777777">
        <w:trPr>
          <w:jc w:val="center"/>
        </w:trPr>
        <w:tc>
          <w:tcPr>
            <w:tcW w:w="876" w:type="dxa"/>
            <w:vMerge/>
            <w:shd w:val="clear" w:color="auto" w:fill="E7E6E6"/>
            <w:vAlign w:val="center"/>
          </w:tcPr>
          <w:p w14:paraId="49A0853F"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vMerge/>
            <w:shd w:val="clear" w:color="auto" w:fill="E7E6E6"/>
            <w:vAlign w:val="center"/>
          </w:tcPr>
          <w:p w14:paraId="000EE845"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2203" w:type="dxa"/>
            <w:shd w:val="clear" w:color="auto" w:fill="E7E6E6"/>
            <w:vAlign w:val="center"/>
          </w:tcPr>
          <w:p w14:paraId="5FEF3A8E"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301" w:type="dxa"/>
            <w:tcBorders>
              <w:tl2br w:val="nil"/>
              <w:tr2bl w:val="nil"/>
            </w:tcBorders>
            <w:shd w:val="clear" w:color="auto" w:fill="E7E6E6"/>
            <w:vAlign w:val="center"/>
          </w:tcPr>
          <w:p w14:paraId="106FB7C6"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noProof/>
                <w:sz w:val="22"/>
                <w:szCs w:val="22"/>
              </w:rPr>
              <mc:AlternateContent>
                <mc:Choice Requires="wps">
                  <w:drawing>
                    <wp:anchor distT="0" distB="0" distL="114300" distR="114300" simplePos="0" relativeHeight="251678720" behindDoc="0" locked="0" layoutInCell="1" allowOverlap="1" wp14:anchorId="4DAE02A2" wp14:editId="27A7DB11">
                      <wp:simplePos x="0" y="0"/>
                      <wp:positionH relativeFrom="leftMargin">
                        <wp:posOffset>636270</wp:posOffset>
                      </wp:positionH>
                      <wp:positionV relativeFrom="line">
                        <wp:posOffset>101600</wp:posOffset>
                      </wp:positionV>
                      <wp:extent cx="252095" cy="0"/>
                      <wp:effectExtent l="0" t="38100" r="1905" b="38100"/>
                      <wp:wrapNone/>
                      <wp:docPr id="32" name="直接箭头连接符 32"/>
                      <wp:cNvGraphicFramePr/>
                      <a:graphic xmlns:a="http://schemas.openxmlformats.org/drawingml/2006/main">
                        <a:graphicData uri="http://schemas.microsoft.com/office/word/2010/wordprocessingShape">
                          <wps:wsp>
                            <wps:cNvCnPr/>
                            <wps:spPr>
                              <a:xfrm>
                                <a:off x="0" y="0"/>
                                <a:ext cx="252095"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50.1pt;margin-top:8pt;height:0pt;width:19.85pt;mso-position-horizontal-relative:page;mso-position-vertical-relative:page;z-index:251678720;mso-width-relative:page;mso-height-relative:page;" filled="f" stroked="t" coordsize="21600,21600" o:gfxdata="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MTz9n1QAAAAkBAAAPAAAAAAAAAAEAIAAAACIAAABkcnMvZG93bnJl&#10;di54bWxQSwECFAAUAAAACACHTuJAPVe+23ICAAAUBQAADgAAAAAAAAABACAAAAAkAQAAZHJzL2Uy&#10;b0RvYy54bWxQSwUGAAAAAAYABgBZAQAACAY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hint="default"/>
                <w:sz w:val="22"/>
                <w:szCs w:val="22"/>
                <w:lang w:bidi="ar"/>
              </w:rPr>
              <w:t>Disability</w:t>
            </w:r>
          </w:p>
        </w:tc>
        <w:tc>
          <w:tcPr>
            <w:tcW w:w="811" w:type="dxa"/>
            <w:tcBorders>
              <w:tl2br w:val="nil"/>
              <w:tr2bl w:val="nil"/>
            </w:tcBorders>
            <w:shd w:val="clear" w:color="auto" w:fill="E7E6E6"/>
            <w:vAlign w:val="center"/>
          </w:tcPr>
          <w:p w14:paraId="03DA8F4D"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Death</w:t>
            </w:r>
          </w:p>
        </w:tc>
        <w:tc>
          <w:tcPr>
            <w:tcW w:w="1961" w:type="dxa"/>
            <w:gridSpan w:val="2"/>
            <w:tcBorders>
              <w:tl2br w:val="nil"/>
              <w:tr2bl w:val="nil"/>
            </w:tcBorders>
            <w:shd w:val="clear" w:color="auto" w:fill="E7E6E6"/>
            <w:vAlign w:val="center"/>
          </w:tcPr>
          <w:p w14:paraId="6BB9074E"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0.070 (</w:t>
            </w:r>
            <w:r>
              <w:rPr>
                <w:rFonts w:ascii="Times New Roman" w:eastAsia="DengXian" w:hAnsi="Times New Roman" w:cs="Times New Roman"/>
                <w:sz w:val="22"/>
                <w:szCs w:val="22"/>
                <w:lang w:bidi="ar"/>
              </w:rPr>
              <w:t>0.0</w:t>
            </w:r>
            <w:r>
              <w:rPr>
                <w:rFonts w:ascii="Times New Roman" w:eastAsia="DengXian" w:hAnsi="Times New Roman" w:cs="Times New Roman" w:hint="default"/>
                <w:sz w:val="22"/>
                <w:szCs w:val="22"/>
                <w:lang w:bidi="ar"/>
              </w:rPr>
              <w:t>61</w:t>
            </w:r>
            <w:r>
              <w:rPr>
                <w:rFonts w:ascii="Times New Roman" w:eastAsia="DengXian" w:hAnsi="Times New Roman" w:cs="Times New Roman"/>
                <w:sz w:val="22"/>
                <w:szCs w:val="22"/>
                <w:lang w:bidi="ar"/>
              </w:rPr>
              <w:t>-</w:t>
            </w:r>
            <w:r>
              <w:rPr>
                <w:rFonts w:ascii="Times New Roman" w:eastAsia="DengXian" w:hAnsi="Times New Roman" w:cs="Times New Roman" w:hint="default"/>
                <w:sz w:val="22"/>
                <w:szCs w:val="22"/>
                <w:lang w:bidi="ar"/>
              </w:rPr>
              <w:t>0.080)</w:t>
            </w:r>
          </w:p>
        </w:tc>
      </w:tr>
      <w:tr w:rsidR="00FD1612" w14:paraId="51CDCDCF" w14:textId="77777777">
        <w:trPr>
          <w:jc w:val="center"/>
        </w:trPr>
        <w:tc>
          <w:tcPr>
            <w:tcW w:w="876" w:type="dxa"/>
            <w:vMerge w:val="restart"/>
            <w:vAlign w:val="center"/>
          </w:tcPr>
          <w:p w14:paraId="0CF0C6D4" w14:textId="77777777" w:rsidR="00FD1612" w:rsidRDefault="002D51C3">
            <w:pPr>
              <w:widowControl/>
              <w:adjustRightInd w:val="0"/>
              <w:snapToGrid w:val="0"/>
              <w:spacing w:line="276" w:lineRule="auto"/>
              <w:jc w:val="left"/>
              <w:rPr>
                <w:rFonts w:eastAsia="DengXian" w:hint="default"/>
              </w:rPr>
            </w:pPr>
            <w:r>
              <w:rPr>
                <w:rFonts w:ascii="Times New Roman" w:eastAsia="SimSun" w:hAnsi="Times New Roman" w:cs="Times New Roman" w:hint="default"/>
                <w:sz w:val="22"/>
                <w:szCs w:val="22"/>
                <w:lang w:bidi="ar"/>
              </w:rPr>
              <w:t>Urban</w:t>
            </w:r>
          </w:p>
          <w:p w14:paraId="652E0B3A"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vAlign w:val="center"/>
          </w:tcPr>
          <w:p w14:paraId="1338220C"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Deteriorate transitions</w:t>
            </w:r>
          </w:p>
        </w:tc>
        <w:tc>
          <w:tcPr>
            <w:tcW w:w="2203" w:type="dxa"/>
            <w:vAlign w:val="center"/>
          </w:tcPr>
          <w:p w14:paraId="15602FD0"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62336" behindDoc="0" locked="0" layoutInCell="1" allowOverlap="1" wp14:anchorId="6D8BE953" wp14:editId="2B83004D">
                      <wp:simplePos x="0" y="0"/>
                      <wp:positionH relativeFrom="leftMargin">
                        <wp:posOffset>945515</wp:posOffset>
                      </wp:positionH>
                      <wp:positionV relativeFrom="line">
                        <wp:posOffset>93980</wp:posOffset>
                      </wp:positionV>
                      <wp:extent cx="504190" cy="0"/>
                      <wp:effectExtent l="0" t="38100" r="3810" b="38100"/>
                      <wp:wrapNone/>
                      <wp:docPr id="7" name="直接箭头连接符 7"/>
                      <wp:cNvGraphicFramePr/>
                      <a:graphic xmlns:a="http://schemas.openxmlformats.org/drawingml/2006/main">
                        <a:graphicData uri="http://schemas.microsoft.com/office/word/2010/wordprocessingShape">
                          <wps:wsp>
                            <wps:cNvCnPr/>
                            <wps:spPr>
                              <a:xfrm>
                                <a:off x="0" y="0"/>
                                <a:ext cx="50419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4.45pt;margin-top:7.4pt;height:0pt;width:39.7pt;mso-position-horizontal-relative:page;mso-position-vertical-relative:page;z-index:251662336;mso-width-relative:page;mso-height-relative:page;" filled="f" stroked="t" coordsize="21600,21600" o:gfxdata="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DoEfvVAAAACQEAAA8AAAAAAAAAAQAgAAAAIgAAAGRycy9kb3ducmV2&#10;LnhtbFBLAQIUABQAAAAIAIdO4kDeBbcJcQIAABIFAAAOAAAAAAAAAAEAIAAAACQBAABkcnMvZTJv&#10;RG9jLnhtbFBLBQYAAAAABgAGAFkBAAAHBg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p>
        </w:tc>
        <w:tc>
          <w:tcPr>
            <w:tcW w:w="1301" w:type="dxa"/>
            <w:tcBorders>
              <w:tl2br w:val="nil"/>
              <w:tr2bl w:val="nil"/>
            </w:tcBorders>
            <w:vAlign w:val="center"/>
          </w:tcPr>
          <w:p w14:paraId="43D269D8"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Disability</w:t>
            </w:r>
          </w:p>
        </w:tc>
        <w:tc>
          <w:tcPr>
            <w:tcW w:w="811" w:type="dxa"/>
            <w:tcBorders>
              <w:tl2br w:val="nil"/>
              <w:tr2bl w:val="nil"/>
            </w:tcBorders>
            <w:vAlign w:val="center"/>
          </w:tcPr>
          <w:p w14:paraId="7A4CC670"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961" w:type="dxa"/>
            <w:gridSpan w:val="2"/>
            <w:tcBorders>
              <w:tl2br w:val="nil"/>
              <w:tr2bl w:val="nil"/>
            </w:tcBorders>
            <w:vAlign w:val="center"/>
          </w:tcPr>
          <w:p w14:paraId="0B5CB0B6"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0.0</w:t>
            </w:r>
            <w:r>
              <w:rPr>
                <w:rFonts w:ascii="Times New Roman" w:eastAsia="DengXian" w:hAnsi="Times New Roman" w:cs="Times New Roman"/>
                <w:sz w:val="22"/>
                <w:szCs w:val="22"/>
                <w:lang w:bidi="ar"/>
              </w:rPr>
              <w:t xml:space="preserve">80 </w:t>
            </w:r>
            <w:r>
              <w:rPr>
                <w:rFonts w:ascii="Times New Roman" w:eastAsia="DengXian" w:hAnsi="Times New Roman" w:cs="Times New Roman" w:hint="default"/>
                <w:sz w:val="22"/>
                <w:szCs w:val="22"/>
                <w:lang w:bidi="ar"/>
              </w:rPr>
              <w:t>(</w:t>
            </w:r>
            <w:r>
              <w:rPr>
                <w:rFonts w:ascii="Times New Roman" w:eastAsia="DengXian" w:hAnsi="Times New Roman" w:cs="Times New Roman"/>
                <w:sz w:val="22"/>
                <w:szCs w:val="22"/>
                <w:lang w:bidi="ar"/>
              </w:rPr>
              <w:t>0.075-</w:t>
            </w:r>
            <w:r>
              <w:rPr>
                <w:rFonts w:ascii="Times New Roman" w:eastAsia="DengXian" w:hAnsi="Times New Roman" w:cs="Times New Roman" w:hint="default"/>
                <w:sz w:val="22"/>
                <w:szCs w:val="22"/>
                <w:lang w:bidi="ar"/>
              </w:rPr>
              <w:t>0.085)</w:t>
            </w:r>
          </w:p>
        </w:tc>
      </w:tr>
      <w:tr w:rsidR="00FD1612" w14:paraId="64A436C1" w14:textId="77777777">
        <w:trPr>
          <w:jc w:val="center"/>
        </w:trPr>
        <w:tc>
          <w:tcPr>
            <w:tcW w:w="876" w:type="dxa"/>
            <w:vMerge/>
            <w:vAlign w:val="center"/>
          </w:tcPr>
          <w:p w14:paraId="340F9B8E"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vAlign w:val="center"/>
          </w:tcPr>
          <w:p w14:paraId="114452D2"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rPr>
              <w:t>Recovery transitions</w:t>
            </w:r>
          </w:p>
        </w:tc>
        <w:tc>
          <w:tcPr>
            <w:tcW w:w="2203" w:type="dxa"/>
            <w:vAlign w:val="center"/>
          </w:tcPr>
          <w:p w14:paraId="62096F8B"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67456" behindDoc="0" locked="0" layoutInCell="1" allowOverlap="1" wp14:anchorId="5BAF5A38" wp14:editId="712504C9">
                      <wp:simplePos x="0" y="0"/>
                      <wp:positionH relativeFrom="leftMargin">
                        <wp:posOffset>945515</wp:posOffset>
                      </wp:positionH>
                      <wp:positionV relativeFrom="line">
                        <wp:posOffset>93980</wp:posOffset>
                      </wp:positionV>
                      <wp:extent cx="504190" cy="0"/>
                      <wp:effectExtent l="0" t="38100" r="3810" b="38100"/>
                      <wp:wrapNone/>
                      <wp:docPr id="15" name="直接箭头连接符 15"/>
                      <wp:cNvGraphicFramePr/>
                      <a:graphic xmlns:a="http://schemas.openxmlformats.org/drawingml/2006/main">
                        <a:graphicData uri="http://schemas.microsoft.com/office/word/2010/wordprocessingShape">
                          <wps:wsp>
                            <wps:cNvCnPr/>
                            <wps:spPr>
                              <a:xfrm flipH="1">
                                <a:off x="0" y="0"/>
                                <a:ext cx="50419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74.45pt;margin-top:7.4pt;height:0pt;width:39.7pt;mso-position-horizontal-relative:page;mso-position-vertical-relative:page;z-index:251667456;mso-width-relative:page;mso-height-relative:page;" filled="f" stroked="t" coordsize="21600,21600" o:gfxdata="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8MvNe9MAAAAJAQAADwAAAAAAAAABACAAAAAiAAAAZHJzL2Rv&#10;d25yZXYueG1sUEsBAhQAFAAAAAgAh07iQK7CzhF4AgAAHgUAAA4AAAAAAAAAAQAgAAAAIgEAAGRy&#10;cy9lMm9Eb2MueG1sUEsFBgAAAAAGAAYAWQEAAAwGA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r>
              <w:rPr>
                <w:rFonts w:ascii="Times New Roman" w:eastAsia="DengXian" w:hAnsi="Times New Roman" w:cs="Times New Roman" w:hint="default"/>
                <w:sz w:val="22"/>
                <w:szCs w:val="22"/>
              </w:rPr>
              <w:t xml:space="preserve"> </w:t>
            </w:r>
          </w:p>
        </w:tc>
        <w:tc>
          <w:tcPr>
            <w:tcW w:w="1301" w:type="dxa"/>
            <w:tcBorders>
              <w:tl2br w:val="nil"/>
              <w:tr2bl w:val="nil"/>
            </w:tcBorders>
            <w:vAlign w:val="center"/>
          </w:tcPr>
          <w:p w14:paraId="61AE2641"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Disability</w:t>
            </w:r>
          </w:p>
        </w:tc>
        <w:tc>
          <w:tcPr>
            <w:tcW w:w="811" w:type="dxa"/>
            <w:tcBorders>
              <w:tl2br w:val="nil"/>
              <w:tr2bl w:val="nil"/>
            </w:tcBorders>
            <w:vAlign w:val="center"/>
          </w:tcPr>
          <w:p w14:paraId="79A78762"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961" w:type="dxa"/>
            <w:gridSpan w:val="2"/>
            <w:tcBorders>
              <w:tl2br w:val="nil"/>
              <w:tr2bl w:val="nil"/>
            </w:tcBorders>
            <w:vAlign w:val="center"/>
          </w:tcPr>
          <w:p w14:paraId="38014EA8"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0.292</w:t>
            </w:r>
            <w:r>
              <w:rPr>
                <w:rFonts w:ascii="Times New Roman" w:eastAsia="DengXian" w:hAnsi="Times New Roman" w:cs="Times New Roman"/>
                <w:sz w:val="22"/>
                <w:szCs w:val="22"/>
                <w:lang w:bidi="ar"/>
              </w:rPr>
              <w:t xml:space="preserve"> </w:t>
            </w:r>
            <w:r>
              <w:rPr>
                <w:rFonts w:ascii="Times New Roman" w:eastAsia="DengXian" w:hAnsi="Times New Roman" w:cs="Times New Roman" w:hint="default"/>
                <w:sz w:val="22"/>
                <w:szCs w:val="22"/>
                <w:lang w:bidi="ar"/>
              </w:rPr>
              <w:t>(</w:t>
            </w:r>
            <w:r>
              <w:rPr>
                <w:rFonts w:ascii="Times New Roman" w:eastAsia="DengXian" w:hAnsi="Times New Roman" w:cs="Times New Roman"/>
                <w:sz w:val="22"/>
                <w:szCs w:val="22"/>
                <w:lang w:bidi="ar"/>
              </w:rPr>
              <w:t>0.</w:t>
            </w:r>
            <w:r>
              <w:rPr>
                <w:rFonts w:ascii="Times New Roman" w:eastAsia="DengXian" w:hAnsi="Times New Roman" w:cs="Times New Roman" w:hint="default"/>
                <w:sz w:val="22"/>
                <w:szCs w:val="22"/>
                <w:lang w:bidi="ar"/>
              </w:rPr>
              <w:t>269</w:t>
            </w:r>
            <w:r>
              <w:rPr>
                <w:rFonts w:ascii="Times New Roman" w:eastAsia="DengXian" w:hAnsi="Times New Roman" w:cs="Times New Roman"/>
                <w:sz w:val="22"/>
                <w:szCs w:val="22"/>
                <w:lang w:bidi="ar"/>
              </w:rPr>
              <w:t>-</w:t>
            </w:r>
            <w:r>
              <w:rPr>
                <w:rFonts w:ascii="Times New Roman" w:eastAsia="DengXian" w:hAnsi="Times New Roman" w:cs="Times New Roman" w:hint="default"/>
                <w:sz w:val="22"/>
                <w:szCs w:val="22"/>
                <w:lang w:bidi="ar"/>
              </w:rPr>
              <w:t>0.31</w:t>
            </w:r>
            <w:r>
              <w:rPr>
                <w:rFonts w:ascii="Times New Roman" w:eastAsia="DengXian" w:hAnsi="Times New Roman" w:cs="Times New Roman"/>
                <w:sz w:val="22"/>
                <w:szCs w:val="22"/>
                <w:lang w:bidi="ar"/>
              </w:rPr>
              <w:t>8</w:t>
            </w:r>
            <w:r>
              <w:rPr>
                <w:rFonts w:ascii="Times New Roman" w:eastAsia="DengXian" w:hAnsi="Times New Roman" w:cs="Times New Roman" w:hint="default"/>
                <w:sz w:val="22"/>
                <w:szCs w:val="22"/>
                <w:lang w:bidi="ar"/>
              </w:rPr>
              <w:t>)</w:t>
            </w:r>
          </w:p>
        </w:tc>
      </w:tr>
      <w:tr w:rsidR="00FD1612" w14:paraId="2C50B7A3" w14:textId="77777777">
        <w:trPr>
          <w:jc w:val="center"/>
        </w:trPr>
        <w:tc>
          <w:tcPr>
            <w:tcW w:w="876" w:type="dxa"/>
            <w:vMerge/>
            <w:vAlign w:val="center"/>
          </w:tcPr>
          <w:p w14:paraId="10DDC6FA"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vMerge w:val="restart"/>
            <w:vAlign w:val="center"/>
          </w:tcPr>
          <w:p w14:paraId="43230D88" w14:textId="77777777" w:rsidR="00FD1612" w:rsidRDefault="002D51C3">
            <w:pPr>
              <w:widowControl/>
              <w:adjustRightInd w:val="0"/>
              <w:snapToGrid w:val="0"/>
              <w:spacing w:line="276" w:lineRule="auto"/>
              <w:jc w:val="left"/>
              <w:rPr>
                <w:rFonts w:ascii="Times New Roman" w:eastAsia="DengXian" w:hAnsi="Times New Roman" w:cs="Times New Roman" w:hint="default"/>
                <w:sz w:val="22"/>
                <w:szCs w:val="22"/>
              </w:rPr>
            </w:pPr>
            <w:r>
              <w:rPr>
                <w:rFonts w:ascii="Times New Roman" w:eastAsia="SimSun" w:hAnsi="Times New Roman" w:cs="Times New Roman" w:hint="default"/>
                <w:sz w:val="22"/>
                <w:szCs w:val="22"/>
                <w:lang w:bidi="ar"/>
              </w:rPr>
              <w:t>Death transitions</w:t>
            </w:r>
          </w:p>
        </w:tc>
        <w:tc>
          <w:tcPr>
            <w:tcW w:w="2203" w:type="dxa"/>
            <w:vAlign w:val="center"/>
          </w:tcPr>
          <w:p w14:paraId="65D002E7"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72576" behindDoc="0" locked="0" layoutInCell="1" allowOverlap="1" wp14:anchorId="3435892F" wp14:editId="04DC94CA">
                      <wp:simplePos x="0" y="0"/>
                      <wp:positionH relativeFrom="leftMargin">
                        <wp:posOffset>945515</wp:posOffset>
                      </wp:positionH>
                      <wp:positionV relativeFrom="line">
                        <wp:posOffset>100965</wp:posOffset>
                      </wp:positionV>
                      <wp:extent cx="1350010" cy="0"/>
                      <wp:effectExtent l="0" t="38100" r="21590" b="38100"/>
                      <wp:wrapNone/>
                      <wp:docPr id="23" name="直接箭头连接符 23"/>
                      <wp:cNvGraphicFramePr/>
                      <a:graphic xmlns:a="http://schemas.openxmlformats.org/drawingml/2006/main">
                        <a:graphicData uri="http://schemas.microsoft.com/office/word/2010/wordprocessingShape">
                          <wps:wsp>
                            <wps:cNvCnPr/>
                            <wps:spPr>
                              <a:xfrm>
                                <a:off x="0" y="0"/>
                                <a:ext cx="135001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4.45pt;margin-top:7.95pt;height:0pt;width:106.3pt;mso-position-horizontal-relative:page;mso-position-vertical-relative:page;z-index:251672576;mso-width-relative:page;mso-height-relative:page;" filled="f" stroked="t" coordsize="21600,21600" o:gfxdata="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fWVmH1gAAAAkBAAAPAAAAAAAAAAEAIAAAACIAAABkcnMvZG93bnJl&#10;di54bWxQSwECFAAUAAAACACHTuJAyfy9gHECAAAVBQAADgAAAAAAAAABACAAAAAlAQAAZHJzL2Uy&#10;b0RvYy54bWxQSwUGAAAAAAYABgBZAQAACAY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r>
              <w:rPr>
                <w:rFonts w:ascii="Times New Roman" w:eastAsia="DengXian" w:hAnsi="Times New Roman" w:cs="Times New Roman" w:hint="default"/>
                <w:sz w:val="22"/>
                <w:szCs w:val="22"/>
              </w:rPr>
              <w:t xml:space="preserve"> </w:t>
            </w:r>
          </w:p>
        </w:tc>
        <w:tc>
          <w:tcPr>
            <w:tcW w:w="1301" w:type="dxa"/>
            <w:tcBorders>
              <w:tl2br w:val="nil"/>
              <w:tr2bl w:val="nil"/>
            </w:tcBorders>
            <w:vAlign w:val="center"/>
          </w:tcPr>
          <w:p w14:paraId="4AA44651"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811" w:type="dxa"/>
            <w:tcBorders>
              <w:tl2br w:val="nil"/>
              <w:tr2bl w:val="nil"/>
            </w:tcBorders>
            <w:vAlign w:val="center"/>
          </w:tcPr>
          <w:p w14:paraId="15960925"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Death</w:t>
            </w:r>
          </w:p>
        </w:tc>
        <w:tc>
          <w:tcPr>
            <w:tcW w:w="1961" w:type="dxa"/>
            <w:gridSpan w:val="2"/>
            <w:tcBorders>
              <w:tl2br w:val="nil"/>
              <w:tr2bl w:val="nil"/>
            </w:tcBorders>
            <w:vAlign w:val="center"/>
          </w:tcPr>
          <w:p w14:paraId="39327014"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rPr>
              <w:t>0.000 (3.85e-05-0.002)</w:t>
            </w:r>
          </w:p>
        </w:tc>
      </w:tr>
      <w:tr w:rsidR="00FD1612" w14:paraId="0F34A0C5" w14:textId="77777777">
        <w:trPr>
          <w:jc w:val="center"/>
        </w:trPr>
        <w:tc>
          <w:tcPr>
            <w:tcW w:w="876" w:type="dxa"/>
            <w:vMerge/>
            <w:vAlign w:val="center"/>
          </w:tcPr>
          <w:p w14:paraId="0CCACD12"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vMerge/>
            <w:vAlign w:val="center"/>
          </w:tcPr>
          <w:p w14:paraId="13781195"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2203" w:type="dxa"/>
            <w:vAlign w:val="center"/>
          </w:tcPr>
          <w:p w14:paraId="0127F4D4"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301" w:type="dxa"/>
            <w:tcBorders>
              <w:tl2br w:val="nil"/>
              <w:tr2bl w:val="nil"/>
            </w:tcBorders>
            <w:vAlign w:val="center"/>
          </w:tcPr>
          <w:p w14:paraId="7DF49F96"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noProof/>
                <w:sz w:val="22"/>
                <w:szCs w:val="22"/>
              </w:rPr>
              <mc:AlternateContent>
                <mc:Choice Requires="wps">
                  <w:drawing>
                    <wp:anchor distT="0" distB="0" distL="114300" distR="114300" simplePos="0" relativeHeight="251677696" behindDoc="0" locked="0" layoutInCell="1" allowOverlap="1" wp14:anchorId="1D44AC27" wp14:editId="6E8D126E">
                      <wp:simplePos x="0" y="0"/>
                      <wp:positionH relativeFrom="leftMargin">
                        <wp:posOffset>636270</wp:posOffset>
                      </wp:positionH>
                      <wp:positionV relativeFrom="line">
                        <wp:posOffset>100965</wp:posOffset>
                      </wp:positionV>
                      <wp:extent cx="252095" cy="0"/>
                      <wp:effectExtent l="0" t="38100" r="1905" b="38100"/>
                      <wp:wrapNone/>
                      <wp:docPr id="31" name="直接箭头连接符 31"/>
                      <wp:cNvGraphicFramePr/>
                      <a:graphic xmlns:a="http://schemas.openxmlformats.org/drawingml/2006/main">
                        <a:graphicData uri="http://schemas.microsoft.com/office/word/2010/wordprocessingShape">
                          <wps:wsp>
                            <wps:cNvCnPr/>
                            <wps:spPr>
                              <a:xfrm>
                                <a:off x="0" y="0"/>
                                <a:ext cx="252095"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50.1pt;margin-top:7.95pt;height:0pt;width:19.85pt;mso-position-horizontal-relative:page;mso-position-vertical-relative:page;z-index:251677696;mso-width-relative:page;mso-height-relative:page;" filled="f" stroked="t" coordsize="21600,21600" o:gfxdata="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MVkqdUAAAAJAQAADwAAAAAAAAABACAAAAAiAAAAZHJzL2Rvd25y&#10;ZXYueG1sUEsBAhQAFAAAAAgAh07iQBtJDEtzAgAAFAUAAA4AAAAAAAAAAQAgAAAAJAEAAGRycy9l&#10;Mm9Eb2MueG1sUEsFBgAAAAAGAAYAWQEAAAkGA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hint="default"/>
                <w:sz w:val="22"/>
                <w:szCs w:val="22"/>
                <w:lang w:bidi="ar"/>
              </w:rPr>
              <w:t>Disability</w:t>
            </w:r>
          </w:p>
        </w:tc>
        <w:tc>
          <w:tcPr>
            <w:tcW w:w="811" w:type="dxa"/>
            <w:tcBorders>
              <w:tl2br w:val="nil"/>
              <w:tr2bl w:val="nil"/>
            </w:tcBorders>
            <w:vAlign w:val="center"/>
          </w:tcPr>
          <w:p w14:paraId="2CB1D996"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Death</w:t>
            </w:r>
          </w:p>
        </w:tc>
        <w:tc>
          <w:tcPr>
            <w:tcW w:w="1961" w:type="dxa"/>
            <w:gridSpan w:val="2"/>
            <w:tcBorders>
              <w:tl2br w:val="nil"/>
              <w:tr2bl w:val="nil"/>
            </w:tcBorders>
            <w:vAlign w:val="center"/>
          </w:tcPr>
          <w:p w14:paraId="6A9260D3"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rPr>
              <w:t>0.06</w:t>
            </w:r>
            <w:r>
              <w:rPr>
                <w:rFonts w:ascii="Times New Roman" w:eastAsia="DengXian" w:hAnsi="Times New Roman" w:cs="Times New Roman"/>
                <w:sz w:val="22"/>
                <w:szCs w:val="22"/>
              </w:rPr>
              <w:t>1</w:t>
            </w:r>
            <w:r>
              <w:rPr>
                <w:rFonts w:ascii="Times New Roman" w:eastAsia="DengXian" w:hAnsi="Times New Roman" w:cs="Times New Roman" w:hint="default"/>
                <w:sz w:val="22"/>
                <w:szCs w:val="22"/>
              </w:rPr>
              <w:t xml:space="preserve"> (</w:t>
            </w:r>
            <w:r>
              <w:rPr>
                <w:rFonts w:ascii="Times New Roman" w:eastAsia="DengXian" w:hAnsi="Times New Roman" w:cs="Times New Roman"/>
                <w:sz w:val="22"/>
                <w:szCs w:val="22"/>
              </w:rPr>
              <w:t>0.0</w:t>
            </w:r>
            <w:r>
              <w:rPr>
                <w:rFonts w:ascii="Times New Roman" w:eastAsia="DengXian" w:hAnsi="Times New Roman" w:cs="Times New Roman" w:hint="default"/>
                <w:sz w:val="22"/>
                <w:szCs w:val="22"/>
              </w:rPr>
              <w:t>5</w:t>
            </w:r>
            <w:r>
              <w:rPr>
                <w:rFonts w:ascii="Times New Roman" w:eastAsia="DengXian" w:hAnsi="Times New Roman" w:cs="Times New Roman"/>
                <w:sz w:val="22"/>
                <w:szCs w:val="22"/>
              </w:rPr>
              <w:t>3-</w:t>
            </w:r>
            <w:r>
              <w:rPr>
                <w:rFonts w:ascii="Times New Roman" w:eastAsia="DengXian" w:hAnsi="Times New Roman" w:cs="Times New Roman" w:hint="default"/>
                <w:sz w:val="22"/>
                <w:szCs w:val="22"/>
              </w:rPr>
              <w:t>0.070)</w:t>
            </w:r>
          </w:p>
        </w:tc>
      </w:tr>
      <w:tr w:rsidR="00FD1612" w14:paraId="6256F77E" w14:textId="77777777">
        <w:trPr>
          <w:jc w:val="center"/>
        </w:trPr>
        <w:tc>
          <w:tcPr>
            <w:tcW w:w="876" w:type="dxa"/>
            <w:vMerge w:val="restart"/>
            <w:shd w:val="clear" w:color="auto" w:fill="E7E6E6" w:themeFill="background2"/>
            <w:vAlign w:val="center"/>
          </w:tcPr>
          <w:p w14:paraId="5D92C970"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SimSun" w:hAnsi="Times New Roman" w:cs="Times New Roman" w:hint="default"/>
                <w:sz w:val="22"/>
                <w:szCs w:val="22"/>
                <w:lang w:bidi="ar"/>
              </w:rPr>
              <w:t>Rural</w:t>
            </w:r>
          </w:p>
        </w:tc>
        <w:tc>
          <w:tcPr>
            <w:tcW w:w="1370" w:type="dxa"/>
            <w:shd w:val="clear" w:color="auto" w:fill="E7E6E6" w:themeFill="background2"/>
            <w:vAlign w:val="center"/>
          </w:tcPr>
          <w:p w14:paraId="3F5D0028"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Deteriorate transitions</w:t>
            </w:r>
          </w:p>
        </w:tc>
        <w:tc>
          <w:tcPr>
            <w:tcW w:w="2203" w:type="dxa"/>
            <w:shd w:val="clear" w:color="auto" w:fill="E7E6E6" w:themeFill="background2"/>
            <w:vAlign w:val="center"/>
          </w:tcPr>
          <w:p w14:paraId="079C7DAB"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63360" behindDoc="0" locked="0" layoutInCell="1" allowOverlap="1" wp14:anchorId="350903FE" wp14:editId="35EAEED5">
                      <wp:simplePos x="0" y="0"/>
                      <wp:positionH relativeFrom="leftMargin">
                        <wp:posOffset>945515</wp:posOffset>
                      </wp:positionH>
                      <wp:positionV relativeFrom="line">
                        <wp:posOffset>93980</wp:posOffset>
                      </wp:positionV>
                      <wp:extent cx="504190" cy="0"/>
                      <wp:effectExtent l="0" t="38100" r="3810" b="38100"/>
                      <wp:wrapNone/>
                      <wp:docPr id="8" name="直接箭头连接符 8"/>
                      <wp:cNvGraphicFramePr/>
                      <a:graphic xmlns:a="http://schemas.openxmlformats.org/drawingml/2006/main">
                        <a:graphicData uri="http://schemas.microsoft.com/office/word/2010/wordprocessingShape">
                          <wps:wsp>
                            <wps:cNvCnPr/>
                            <wps:spPr>
                              <a:xfrm>
                                <a:off x="0" y="0"/>
                                <a:ext cx="50419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4.45pt;margin-top:7.4pt;height:0pt;width:39.7pt;mso-position-horizontal-relative:page;mso-position-vertical-relative:page;z-index:251663360;mso-width-relative:page;mso-height-relative:page;" filled="f" stroked="t" coordsize="21600,21600" o:gfxdata="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4OgR+9UAAAAJAQAADwAAAAAAAAABACAAAAAiAAAAZHJzL2Rvd25yZXYu&#10;eG1sUEsBAhQAFAAAAAgAh07iQBSLFSlwAgAAEgUAAA4AAAAAAAAAAQAgAAAAJAEAAGRycy9lMm9E&#10;b2MueG1sUEsFBgAAAAAGAAYAWQEAAAYGA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p>
        </w:tc>
        <w:tc>
          <w:tcPr>
            <w:tcW w:w="1301" w:type="dxa"/>
            <w:tcBorders>
              <w:tl2br w:val="nil"/>
              <w:tr2bl w:val="nil"/>
            </w:tcBorders>
            <w:shd w:val="clear" w:color="auto" w:fill="E7E6E6" w:themeFill="background2"/>
            <w:vAlign w:val="center"/>
          </w:tcPr>
          <w:p w14:paraId="78683763"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Disability</w:t>
            </w:r>
          </w:p>
        </w:tc>
        <w:tc>
          <w:tcPr>
            <w:tcW w:w="811" w:type="dxa"/>
            <w:tcBorders>
              <w:tl2br w:val="nil"/>
              <w:tr2bl w:val="nil"/>
            </w:tcBorders>
            <w:shd w:val="clear" w:color="auto" w:fill="E7E6E6" w:themeFill="background2"/>
            <w:vAlign w:val="center"/>
          </w:tcPr>
          <w:p w14:paraId="05F804F5"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961" w:type="dxa"/>
            <w:gridSpan w:val="2"/>
            <w:tcBorders>
              <w:tl2br w:val="nil"/>
              <w:tr2bl w:val="nil"/>
            </w:tcBorders>
            <w:shd w:val="clear" w:color="auto" w:fill="E7E6E6" w:themeFill="background2"/>
            <w:vAlign w:val="center"/>
          </w:tcPr>
          <w:p w14:paraId="552DBDD1"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0.109 (0.104</w:t>
            </w:r>
            <w:r>
              <w:rPr>
                <w:rFonts w:ascii="Times New Roman" w:eastAsia="DengXian" w:hAnsi="Times New Roman" w:cs="Times New Roman"/>
                <w:sz w:val="22"/>
                <w:szCs w:val="22"/>
                <w:lang w:bidi="ar"/>
              </w:rPr>
              <w:t>-</w:t>
            </w:r>
            <w:r>
              <w:rPr>
                <w:rFonts w:ascii="Times New Roman" w:eastAsia="DengXian" w:hAnsi="Times New Roman" w:cs="Times New Roman" w:hint="default"/>
                <w:sz w:val="22"/>
                <w:szCs w:val="22"/>
                <w:lang w:bidi="ar"/>
              </w:rPr>
              <w:t>0.11</w:t>
            </w:r>
            <w:r>
              <w:rPr>
                <w:rFonts w:ascii="Times New Roman" w:eastAsia="DengXian" w:hAnsi="Times New Roman" w:cs="Times New Roman"/>
                <w:sz w:val="22"/>
                <w:szCs w:val="22"/>
                <w:lang w:bidi="ar"/>
              </w:rPr>
              <w:t>4</w:t>
            </w:r>
            <w:r>
              <w:rPr>
                <w:rFonts w:ascii="Times New Roman" w:eastAsia="DengXian" w:hAnsi="Times New Roman" w:cs="Times New Roman" w:hint="default"/>
                <w:sz w:val="22"/>
                <w:szCs w:val="22"/>
                <w:lang w:bidi="ar"/>
              </w:rPr>
              <w:t>)</w:t>
            </w:r>
          </w:p>
        </w:tc>
      </w:tr>
      <w:tr w:rsidR="00FD1612" w14:paraId="7E7526CB" w14:textId="77777777">
        <w:trPr>
          <w:jc w:val="center"/>
        </w:trPr>
        <w:tc>
          <w:tcPr>
            <w:tcW w:w="876" w:type="dxa"/>
            <w:vMerge/>
            <w:shd w:val="clear" w:color="auto" w:fill="E7E6E6" w:themeFill="background2"/>
            <w:vAlign w:val="center"/>
          </w:tcPr>
          <w:p w14:paraId="56968509"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shd w:val="clear" w:color="auto" w:fill="E7E6E6" w:themeFill="background2"/>
            <w:vAlign w:val="center"/>
          </w:tcPr>
          <w:p w14:paraId="1E054EB3"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rPr>
              <w:t>Recovery transitions</w:t>
            </w:r>
          </w:p>
        </w:tc>
        <w:tc>
          <w:tcPr>
            <w:tcW w:w="2203" w:type="dxa"/>
            <w:shd w:val="clear" w:color="auto" w:fill="E7E6E6" w:themeFill="background2"/>
            <w:vAlign w:val="center"/>
          </w:tcPr>
          <w:p w14:paraId="10192E71"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68480" behindDoc="0" locked="0" layoutInCell="1" allowOverlap="1" wp14:anchorId="10D926C4" wp14:editId="75B0E852">
                      <wp:simplePos x="0" y="0"/>
                      <wp:positionH relativeFrom="leftMargin">
                        <wp:posOffset>945515</wp:posOffset>
                      </wp:positionH>
                      <wp:positionV relativeFrom="line">
                        <wp:posOffset>93980</wp:posOffset>
                      </wp:positionV>
                      <wp:extent cx="504190" cy="0"/>
                      <wp:effectExtent l="0" t="38100" r="3810" b="38100"/>
                      <wp:wrapNone/>
                      <wp:docPr id="16" name="直接箭头连接符 16"/>
                      <wp:cNvGraphicFramePr/>
                      <a:graphic xmlns:a="http://schemas.openxmlformats.org/drawingml/2006/main">
                        <a:graphicData uri="http://schemas.microsoft.com/office/word/2010/wordprocessingShape">
                          <wps:wsp>
                            <wps:cNvCnPr/>
                            <wps:spPr>
                              <a:xfrm flipH="1">
                                <a:off x="0" y="0"/>
                                <a:ext cx="50419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74.45pt;margin-top:7.4pt;height:0pt;width:39.7pt;mso-position-horizontal-relative:page;mso-position-vertical-relative:page;z-index:251668480;mso-width-relative:page;mso-height-relative:page;" filled="f" stroked="t" coordsize="21600,21600" o:gfxdata="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8MvNe9MAAAAJAQAADwAAAAAAAAABACAAAAAiAAAAZHJzL2Rv&#10;d25yZXYueG1sUEsBAhQAFAAAAAgAh07iQDyPlEx4AgAAHgUAAA4AAAAAAAAAAQAgAAAAIgEAAGRy&#10;cy9lMm9Eb2MueG1sUEsFBgAAAAAGAAYAWQEAAAwGA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r>
              <w:rPr>
                <w:rFonts w:ascii="Times New Roman" w:eastAsia="DengXian" w:hAnsi="Times New Roman" w:cs="Times New Roman" w:hint="default"/>
                <w:sz w:val="22"/>
                <w:szCs w:val="22"/>
              </w:rPr>
              <w:t xml:space="preserve"> </w:t>
            </w:r>
          </w:p>
        </w:tc>
        <w:tc>
          <w:tcPr>
            <w:tcW w:w="1301" w:type="dxa"/>
            <w:tcBorders>
              <w:tl2br w:val="nil"/>
              <w:tr2bl w:val="nil"/>
            </w:tcBorders>
            <w:shd w:val="clear" w:color="auto" w:fill="E7E6E6" w:themeFill="background2"/>
            <w:vAlign w:val="center"/>
          </w:tcPr>
          <w:p w14:paraId="507CF13E"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hint="default"/>
                <w:sz w:val="22"/>
                <w:szCs w:val="22"/>
                <w:lang w:bidi="ar"/>
              </w:rPr>
              <w:t>Disability</w:t>
            </w:r>
          </w:p>
        </w:tc>
        <w:tc>
          <w:tcPr>
            <w:tcW w:w="811" w:type="dxa"/>
            <w:tcBorders>
              <w:tl2br w:val="nil"/>
              <w:tr2bl w:val="nil"/>
            </w:tcBorders>
            <w:shd w:val="clear" w:color="auto" w:fill="E7E6E6" w:themeFill="background2"/>
            <w:vAlign w:val="center"/>
          </w:tcPr>
          <w:p w14:paraId="18AEBFAE"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961" w:type="dxa"/>
            <w:gridSpan w:val="2"/>
            <w:tcBorders>
              <w:tl2br w:val="nil"/>
              <w:tr2bl w:val="nil"/>
            </w:tcBorders>
            <w:shd w:val="clear" w:color="auto" w:fill="E7E6E6" w:themeFill="background2"/>
            <w:vAlign w:val="center"/>
          </w:tcPr>
          <w:p w14:paraId="040F3BC4"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w:t>
            </w:r>
            <w:r>
              <w:rPr>
                <w:rFonts w:ascii="Times New Roman" w:eastAsia="DengXian" w:hAnsi="Times New Roman" w:cs="Times New Roman"/>
                <w:sz w:val="22"/>
                <w:szCs w:val="22"/>
                <w:lang w:bidi="ar"/>
              </w:rPr>
              <w:t>300</w:t>
            </w:r>
            <w:r>
              <w:rPr>
                <w:rFonts w:ascii="Times New Roman" w:eastAsia="DengXian" w:hAnsi="Times New Roman" w:cs="Times New Roman" w:hint="default"/>
                <w:sz w:val="22"/>
                <w:szCs w:val="22"/>
                <w:lang w:bidi="ar"/>
              </w:rPr>
              <w:t xml:space="preserve"> (0.28</w:t>
            </w:r>
            <w:r>
              <w:rPr>
                <w:rFonts w:ascii="Times New Roman" w:eastAsia="DengXian" w:hAnsi="Times New Roman" w:cs="Times New Roman"/>
                <w:sz w:val="22"/>
                <w:szCs w:val="22"/>
                <w:lang w:bidi="ar"/>
              </w:rPr>
              <w:t>5-</w:t>
            </w:r>
            <w:r>
              <w:rPr>
                <w:rFonts w:ascii="Times New Roman" w:eastAsia="DengXian" w:hAnsi="Times New Roman" w:cs="Times New Roman" w:hint="default"/>
                <w:sz w:val="22"/>
                <w:szCs w:val="22"/>
                <w:lang w:bidi="ar"/>
              </w:rPr>
              <w:t>0.315)</w:t>
            </w:r>
          </w:p>
        </w:tc>
      </w:tr>
      <w:tr w:rsidR="00FD1612" w14:paraId="25499CCC" w14:textId="77777777">
        <w:trPr>
          <w:jc w:val="center"/>
        </w:trPr>
        <w:tc>
          <w:tcPr>
            <w:tcW w:w="876" w:type="dxa"/>
            <w:vMerge/>
            <w:shd w:val="clear" w:color="auto" w:fill="E7E6E6" w:themeFill="background2"/>
            <w:vAlign w:val="center"/>
          </w:tcPr>
          <w:p w14:paraId="771EC6DB"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vMerge w:val="restart"/>
            <w:shd w:val="clear" w:color="auto" w:fill="E7E6E6" w:themeFill="background2"/>
            <w:vAlign w:val="center"/>
          </w:tcPr>
          <w:p w14:paraId="7F4DAF26" w14:textId="77777777" w:rsidR="00FD1612" w:rsidRDefault="002D51C3">
            <w:pPr>
              <w:widowControl/>
              <w:adjustRightInd w:val="0"/>
              <w:snapToGrid w:val="0"/>
              <w:spacing w:line="276" w:lineRule="auto"/>
              <w:jc w:val="left"/>
              <w:rPr>
                <w:rFonts w:ascii="Times New Roman" w:eastAsia="DengXian" w:hAnsi="Times New Roman" w:cs="Times New Roman" w:hint="default"/>
                <w:sz w:val="22"/>
                <w:szCs w:val="22"/>
              </w:rPr>
            </w:pPr>
            <w:r>
              <w:rPr>
                <w:rFonts w:ascii="Times New Roman" w:eastAsia="SimSun" w:hAnsi="Times New Roman" w:cs="Times New Roman" w:hint="default"/>
                <w:sz w:val="22"/>
                <w:szCs w:val="22"/>
                <w:lang w:bidi="ar"/>
              </w:rPr>
              <w:t>Death transitions</w:t>
            </w:r>
          </w:p>
        </w:tc>
        <w:tc>
          <w:tcPr>
            <w:tcW w:w="2203" w:type="dxa"/>
            <w:shd w:val="clear" w:color="auto" w:fill="E7E6E6" w:themeFill="background2"/>
            <w:vAlign w:val="center"/>
          </w:tcPr>
          <w:p w14:paraId="684C8659"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noProof/>
                <w:sz w:val="22"/>
                <w:szCs w:val="22"/>
              </w:rPr>
              <mc:AlternateContent>
                <mc:Choice Requires="wps">
                  <w:drawing>
                    <wp:anchor distT="0" distB="0" distL="114300" distR="114300" simplePos="0" relativeHeight="251673600" behindDoc="0" locked="0" layoutInCell="1" allowOverlap="1" wp14:anchorId="1ECD77B2" wp14:editId="4B759C57">
                      <wp:simplePos x="0" y="0"/>
                      <wp:positionH relativeFrom="leftMargin">
                        <wp:posOffset>945515</wp:posOffset>
                      </wp:positionH>
                      <wp:positionV relativeFrom="line">
                        <wp:posOffset>100965</wp:posOffset>
                      </wp:positionV>
                      <wp:extent cx="1350010" cy="0"/>
                      <wp:effectExtent l="0" t="38100" r="21590" b="38100"/>
                      <wp:wrapNone/>
                      <wp:docPr id="24" name="直接箭头连接符 24"/>
                      <wp:cNvGraphicFramePr/>
                      <a:graphic xmlns:a="http://schemas.openxmlformats.org/drawingml/2006/main">
                        <a:graphicData uri="http://schemas.microsoft.com/office/word/2010/wordprocessingShape">
                          <wps:wsp>
                            <wps:cNvCnPr/>
                            <wps:spPr>
                              <a:xfrm>
                                <a:off x="0" y="0"/>
                                <a:ext cx="1350010"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4.45pt;margin-top:7.95pt;height:0pt;width:106.3pt;mso-position-horizontal-relative:page;mso-position-vertical-relative:page;z-index:251673600;mso-width-relative:page;mso-height-relative:page;" filled="f" stroked="t" coordsize="21600,21600" o:gfxdata="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9ZWYfWAAAACQEAAA8AAAAAAAAAAQAgAAAAIgAAAGRycy9kb3ducmV2&#10;LnhtbFBLAQIUABQAAAAIAIdO4kDQhVIGcAIAABUFAAAOAAAAAAAAAAEAIAAAACUBAABkcnMvZTJv&#10;RG9jLnhtbFBLBQYAAAAABgAGAFkBAAAHBg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sz w:val="22"/>
                <w:szCs w:val="22"/>
                <w:lang w:bidi="ar"/>
              </w:rPr>
              <w:t>Disability-fre</w:t>
            </w:r>
            <w:r>
              <w:rPr>
                <w:rFonts w:ascii="Times New Roman" w:eastAsia="DengXian" w:hAnsi="Times New Roman" w:cs="Times New Roman" w:hint="default"/>
                <w:sz w:val="22"/>
                <w:szCs w:val="22"/>
                <w:lang w:bidi="ar"/>
              </w:rPr>
              <w:t>e</w:t>
            </w:r>
            <w:r>
              <w:rPr>
                <w:rFonts w:ascii="Times New Roman" w:eastAsia="DengXian" w:hAnsi="Times New Roman" w:cs="Times New Roman" w:hint="default"/>
                <w:sz w:val="22"/>
                <w:szCs w:val="22"/>
              </w:rPr>
              <w:t xml:space="preserve"> </w:t>
            </w:r>
          </w:p>
        </w:tc>
        <w:tc>
          <w:tcPr>
            <w:tcW w:w="1301" w:type="dxa"/>
            <w:tcBorders>
              <w:tl2br w:val="nil"/>
              <w:tr2bl w:val="nil"/>
            </w:tcBorders>
            <w:shd w:val="clear" w:color="auto" w:fill="E7E6E6" w:themeFill="background2"/>
            <w:vAlign w:val="center"/>
          </w:tcPr>
          <w:p w14:paraId="67A0CBDF"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811" w:type="dxa"/>
            <w:tcBorders>
              <w:tl2br w:val="nil"/>
              <w:tr2bl w:val="nil"/>
            </w:tcBorders>
            <w:shd w:val="clear" w:color="auto" w:fill="E7E6E6" w:themeFill="background2"/>
            <w:vAlign w:val="center"/>
          </w:tcPr>
          <w:p w14:paraId="5F0C5BB3"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Death</w:t>
            </w:r>
          </w:p>
        </w:tc>
        <w:tc>
          <w:tcPr>
            <w:tcW w:w="1961" w:type="dxa"/>
            <w:gridSpan w:val="2"/>
            <w:tcBorders>
              <w:tl2br w:val="nil"/>
              <w:tr2bl w:val="nil"/>
            </w:tcBorders>
            <w:shd w:val="clear" w:color="auto" w:fill="E7E6E6" w:themeFill="background2"/>
            <w:vAlign w:val="center"/>
          </w:tcPr>
          <w:p w14:paraId="7AE085BA"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0.00</w:t>
            </w:r>
            <w:r>
              <w:rPr>
                <w:rFonts w:ascii="Times New Roman" w:eastAsia="DengXian" w:hAnsi="Times New Roman" w:cs="Times New Roman"/>
                <w:sz w:val="22"/>
                <w:szCs w:val="22"/>
                <w:lang w:bidi="ar"/>
              </w:rPr>
              <w:t>1</w:t>
            </w:r>
            <w:r>
              <w:rPr>
                <w:rFonts w:ascii="Times New Roman" w:eastAsia="DengXian" w:hAnsi="Times New Roman" w:cs="Times New Roman" w:hint="default"/>
                <w:sz w:val="22"/>
                <w:szCs w:val="22"/>
                <w:lang w:bidi="ar"/>
              </w:rPr>
              <w:t xml:space="preserve"> (0.000</w:t>
            </w:r>
            <w:r>
              <w:rPr>
                <w:rFonts w:ascii="Times New Roman" w:eastAsia="DengXian" w:hAnsi="Times New Roman" w:cs="Times New Roman"/>
                <w:sz w:val="22"/>
                <w:szCs w:val="22"/>
                <w:lang w:bidi="ar"/>
              </w:rPr>
              <w:t>-</w:t>
            </w:r>
            <w:r>
              <w:rPr>
                <w:rFonts w:ascii="Times New Roman" w:eastAsia="DengXian" w:hAnsi="Times New Roman" w:cs="Times New Roman" w:hint="default"/>
                <w:sz w:val="22"/>
                <w:szCs w:val="22"/>
                <w:lang w:bidi="ar"/>
              </w:rPr>
              <w:t>0.002)</w:t>
            </w:r>
          </w:p>
        </w:tc>
      </w:tr>
      <w:tr w:rsidR="00FD1612" w14:paraId="13F586D4" w14:textId="77777777">
        <w:trPr>
          <w:jc w:val="center"/>
        </w:trPr>
        <w:tc>
          <w:tcPr>
            <w:tcW w:w="876" w:type="dxa"/>
            <w:vMerge/>
            <w:vAlign w:val="center"/>
          </w:tcPr>
          <w:p w14:paraId="5A0A83BB"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1370" w:type="dxa"/>
            <w:vMerge/>
            <w:vAlign w:val="center"/>
          </w:tcPr>
          <w:p w14:paraId="10D1985D" w14:textId="77777777" w:rsidR="00FD1612" w:rsidRDefault="00FD1612">
            <w:pPr>
              <w:adjustRightInd w:val="0"/>
              <w:snapToGrid w:val="0"/>
              <w:spacing w:line="276" w:lineRule="auto"/>
              <w:jc w:val="left"/>
              <w:rPr>
                <w:rFonts w:ascii="Times New Roman" w:eastAsia="DengXian" w:hAnsi="Times New Roman" w:cs="Times New Roman" w:hint="default"/>
                <w:sz w:val="22"/>
                <w:szCs w:val="22"/>
              </w:rPr>
            </w:pPr>
          </w:p>
        </w:tc>
        <w:tc>
          <w:tcPr>
            <w:tcW w:w="2203" w:type="dxa"/>
            <w:shd w:val="clear" w:color="auto" w:fill="E7E6E6"/>
            <w:vAlign w:val="center"/>
          </w:tcPr>
          <w:p w14:paraId="74F01580" w14:textId="77777777" w:rsidR="00FD1612" w:rsidRDefault="00FD1612">
            <w:pPr>
              <w:adjustRightInd w:val="0"/>
              <w:snapToGrid w:val="0"/>
              <w:spacing w:line="276" w:lineRule="auto"/>
              <w:jc w:val="left"/>
              <w:rPr>
                <w:rFonts w:ascii="Times New Roman" w:eastAsia="DengXian" w:hAnsi="Times New Roman" w:cs="Times New Roman" w:hint="default"/>
                <w:sz w:val="22"/>
                <w:szCs w:val="22"/>
                <w:lang w:bidi="ar"/>
              </w:rPr>
            </w:pPr>
          </w:p>
        </w:tc>
        <w:tc>
          <w:tcPr>
            <w:tcW w:w="1301" w:type="dxa"/>
            <w:tcBorders>
              <w:tl2br w:val="nil"/>
              <w:tr2bl w:val="nil"/>
            </w:tcBorders>
            <w:shd w:val="clear" w:color="auto" w:fill="E7E6E6"/>
            <w:vAlign w:val="center"/>
          </w:tcPr>
          <w:p w14:paraId="316D27EE" w14:textId="77777777" w:rsidR="00FD1612" w:rsidRDefault="002D51C3">
            <w:pPr>
              <w:adjustRightInd w:val="0"/>
              <w:snapToGrid w:val="0"/>
              <w:spacing w:line="276" w:lineRule="auto"/>
              <w:jc w:val="left"/>
              <w:rPr>
                <w:rFonts w:ascii="Times New Roman" w:eastAsia="DengXian" w:hAnsi="Times New Roman" w:cs="Times New Roman" w:hint="default"/>
                <w:sz w:val="22"/>
                <w:szCs w:val="22"/>
              </w:rPr>
            </w:pPr>
            <w:r>
              <w:rPr>
                <w:rFonts w:ascii="Times New Roman" w:eastAsia="DengXian" w:hAnsi="Times New Roman" w:cs="Times New Roman"/>
                <w:noProof/>
                <w:sz w:val="22"/>
                <w:szCs w:val="22"/>
              </w:rPr>
              <mc:AlternateContent>
                <mc:Choice Requires="wps">
                  <w:drawing>
                    <wp:anchor distT="0" distB="0" distL="114300" distR="114300" simplePos="0" relativeHeight="251676672" behindDoc="0" locked="0" layoutInCell="1" allowOverlap="1" wp14:anchorId="79FB83AD" wp14:editId="40F78E64">
                      <wp:simplePos x="0" y="0"/>
                      <wp:positionH relativeFrom="leftMargin">
                        <wp:posOffset>636270</wp:posOffset>
                      </wp:positionH>
                      <wp:positionV relativeFrom="line">
                        <wp:posOffset>100965</wp:posOffset>
                      </wp:positionV>
                      <wp:extent cx="252095" cy="0"/>
                      <wp:effectExtent l="0" t="38100" r="1905" b="38100"/>
                      <wp:wrapNone/>
                      <wp:docPr id="30" name="直接箭头连接符 30"/>
                      <wp:cNvGraphicFramePr/>
                      <a:graphic xmlns:a="http://schemas.openxmlformats.org/drawingml/2006/main">
                        <a:graphicData uri="http://schemas.microsoft.com/office/word/2010/wordprocessingShape">
                          <wps:wsp>
                            <wps:cNvCnPr/>
                            <wps:spPr>
                              <a:xfrm>
                                <a:off x="0" y="0"/>
                                <a:ext cx="252095" cy="0"/>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none"/>
                                <a:tailEnd type="triangle"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50.1pt;margin-top:7.95pt;height:0pt;width:19.85pt;mso-position-horizontal-relative:page;mso-position-vertical-relative:page;z-index:251676672;mso-width-relative:page;mso-height-relative:page;" filled="f" stroked="t" coordsize="21600,21600" o:gfxdata="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MVkqdUAAAAJAQAADwAAAAAAAAABACAAAAAiAAAAZHJzL2Rvd25y&#10;ZXYueG1sUEsBAhQAFAAAAAgAh07iQMa+so1zAgAAFAUAAA4AAAAAAAAAAQAgAAAAJAEAAGRycy9l&#10;Mm9Eb2MueG1sUEsFBgAAAAAGAAYAWQEAAAkGAAAAAA==&#10;">
                      <v:fill on="f" focussize="0,0"/>
                      <v:stroke weight="1pt" color="#000000" miterlimit="8" joinstyle="miter" endarrow="block"/>
                      <v:imagedata o:title=""/>
                      <o:lock v:ext="edit" aspectratio="f"/>
                    </v:shape>
                  </w:pict>
                </mc:Fallback>
              </mc:AlternateContent>
            </w:r>
            <w:r>
              <w:rPr>
                <w:rFonts w:ascii="Times New Roman" w:eastAsia="DengXian" w:hAnsi="Times New Roman" w:cs="Times New Roman" w:hint="default"/>
                <w:sz w:val="22"/>
                <w:szCs w:val="22"/>
                <w:lang w:bidi="ar"/>
              </w:rPr>
              <w:t>Disability</w:t>
            </w:r>
          </w:p>
        </w:tc>
        <w:tc>
          <w:tcPr>
            <w:tcW w:w="811" w:type="dxa"/>
            <w:tcBorders>
              <w:tl2br w:val="nil"/>
              <w:tr2bl w:val="nil"/>
            </w:tcBorders>
            <w:shd w:val="clear" w:color="auto" w:fill="E7E6E6"/>
            <w:vAlign w:val="center"/>
          </w:tcPr>
          <w:p w14:paraId="5000C943"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Death</w:t>
            </w:r>
          </w:p>
        </w:tc>
        <w:tc>
          <w:tcPr>
            <w:tcW w:w="1961" w:type="dxa"/>
            <w:gridSpan w:val="2"/>
            <w:tcBorders>
              <w:tl2br w:val="nil"/>
              <w:tr2bl w:val="nil"/>
            </w:tcBorders>
            <w:shd w:val="clear" w:color="auto" w:fill="E7E6E6"/>
            <w:vAlign w:val="center"/>
          </w:tcPr>
          <w:p w14:paraId="5CB53659" w14:textId="77777777" w:rsidR="00FD1612" w:rsidRDefault="002D51C3">
            <w:pPr>
              <w:adjustRightInd w:val="0"/>
              <w:snapToGrid w:val="0"/>
              <w:spacing w:line="276" w:lineRule="auto"/>
              <w:jc w:val="left"/>
              <w:rPr>
                <w:rFonts w:ascii="Times New Roman" w:eastAsia="DengXian" w:hAnsi="Times New Roman" w:cs="Times New Roman" w:hint="default"/>
                <w:sz w:val="22"/>
                <w:szCs w:val="22"/>
                <w:lang w:bidi="ar"/>
              </w:rPr>
            </w:pPr>
            <w:r>
              <w:rPr>
                <w:rFonts w:ascii="Times New Roman" w:eastAsia="DengXian" w:hAnsi="Times New Roman" w:cs="Times New Roman" w:hint="default"/>
                <w:sz w:val="22"/>
                <w:szCs w:val="22"/>
                <w:lang w:bidi="ar"/>
              </w:rPr>
              <w:t>0.03</w:t>
            </w:r>
            <w:r>
              <w:rPr>
                <w:rFonts w:ascii="Times New Roman" w:eastAsia="DengXian" w:hAnsi="Times New Roman" w:cs="Times New Roman"/>
                <w:sz w:val="22"/>
                <w:szCs w:val="22"/>
                <w:lang w:bidi="ar"/>
              </w:rPr>
              <w:t xml:space="preserve">8 </w:t>
            </w:r>
            <w:r>
              <w:rPr>
                <w:rFonts w:ascii="Times New Roman" w:eastAsia="DengXian" w:hAnsi="Times New Roman" w:cs="Times New Roman" w:hint="default"/>
                <w:sz w:val="22"/>
                <w:szCs w:val="22"/>
                <w:lang w:bidi="ar"/>
              </w:rPr>
              <w:t>(0.032</w:t>
            </w:r>
            <w:r>
              <w:rPr>
                <w:rFonts w:ascii="Times New Roman" w:eastAsia="DengXian" w:hAnsi="Times New Roman" w:cs="Times New Roman"/>
                <w:sz w:val="22"/>
                <w:szCs w:val="22"/>
                <w:lang w:bidi="ar"/>
              </w:rPr>
              <w:t>-</w:t>
            </w:r>
            <w:r>
              <w:rPr>
                <w:rFonts w:ascii="Times New Roman" w:eastAsia="DengXian" w:hAnsi="Times New Roman" w:cs="Times New Roman" w:hint="default"/>
                <w:sz w:val="22"/>
                <w:szCs w:val="22"/>
                <w:lang w:bidi="ar"/>
              </w:rPr>
              <w:t>0.044)</w:t>
            </w:r>
          </w:p>
        </w:tc>
      </w:tr>
    </w:tbl>
    <w:p w14:paraId="4B057678" w14:textId="77777777" w:rsidR="00FD1612" w:rsidRDefault="002D51C3">
      <w:pPr>
        <w:rPr>
          <w:rFonts w:ascii="Times New Roman" w:hAnsi="Times New Roman" w:cs="Times New Roman"/>
          <w:b/>
          <w:bCs/>
          <w:sz w:val="24"/>
        </w:rPr>
      </w:pPr>
      <w:r>
        <w:rPr>
          <w:rFonts w:ascii="Times New Roman" w:hAnsi="Times New Roman" w:cs="Times New Roman"/>
          <w:b/>
          <w:bCs/>
          <w:sz w:val="24"/>
        </w:rPr>
        <w:br w:type="page"/>
      </w:r>
    </w:p>
    <w:p w14:paraId="151608C0" w14:textId="77777777" w:rsidR="00FD1612" w:rsidRDefault="002D51C3">
      <w:pPr>
        <w:spacing w:line="360" w:lineRule="auto"/>
        <w:rPr>
          <w:rFonts w:ascii="Times New Roman" w:hAnsi="Times New Roman" w:cs="Times New Roman"/>
          <w:b/>
          <w:bCs/>
          <w:sz w:val="24"/>
        </w:rPr>
      </w:pPr>
      <w:r>
        <w:rPr>
          <w:rFonts w:ascii="Times New Roman" w:hAnsi="Times New Roman" w:cs="Times New Roman"/>
          <w:b/>
          <w:bCs/>
          <w:sz w:val="24"/>
        </w:rPr>
        <w:lastRenderedPageBreak/>
        <w:t>Figure</w:t>
      </w:r>
      <w:r>
        <w:rPr>
          <w:rFonts w:ascii="Times New Roman" w:hAnsi="Times New Roman" w:cs="Times New Roman" w:hint="eastAsia"/>
          <w:b/>
          <w:bCs/>
          <w:sz w:val="24"/>
        </w:rPr>
        <w:t>s</w:t>
      </w:r>
      <w:r>
        <w:rPr>
          <w:rFonts w:ascii="Times New Roman" w:hAnsi="Times New Roman" w:cs="Times New Roman"/>
          <w:b/>
          <w:bCs/>
          <w:sz w:val="24"/>
        </w:rPr>
        <w:t xml:space="preserve"> and legends</w:t>
      </w:r>
    </w:p>
    <w:p w14:paraId="14600606" w14:textId="77777777" w:rsidR="00FD1612" w:rsidRDefault="002D51C3">
      <w:pPr>
        <w:spacing w:line="360" w:lineRule="auto"/>
        <w:rPr>
          <w:rFonts w:ascii="Times New Roman" w:hAnsi="Times New Roman" w:cs="Times New Roman"/>
          <w:b/>
          <w:bCs/>
          <w:sz w:val="24"/>
        </w:rPr>
      </w:pPr>
      <w:r>
        <w:rPr>
          <w:rFonts w:ascii="Times New Roman" w:hAnsi="Times New Roman" w:cs="Times New Roman"/>
          <w:b/>
          <w:bCs/>
          <w:noProof/>
          <w:sz w:val="24"/>
        </w:rPr>
        <w:drawing>
          <wp:inline distT="0" distB="0" distL="114300" distR="114300" wp14:anchorId="741E669F" wp14:editId="4D53C8DD">
            <wp:extent cx="5274310" cy="3190875"/>
            <wp:effectExtent l="0" t="0" r="8890" b="9525"/>
            <wp:docPr id="1" name="图片 1" descr="Figure 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 1_01"/>
                    <pic:cNvPicPr>
                      <a:picLocks noChangeAspect="1"/>
                    </pic:cNvPicPr>
                  </pic:nvPicPr>
                  <pic:blipFill>
                    <a:blip r:embed="rId7"/>
                    <a:stretch>
                      <a:fillRect/>
                    </a:stretch>
                  </pic:blipFill>
                  <pic:spPr>
                    <a:xfrm>
                      <a:off x="0" y="0"/>
                      <a:ext cx="5274310" cy="3190875"/>
                    </a:xfrm>
                    <a:prstGeom prst="rect">
                      <a:avLst/>
                    </a:prstGeom>
                  </pic:spPr>
                </pic:pic>
              </a:graphicData>
            </a:graphic>
          </wp:inline>
        </w:drawing>
      </w:r>
    </w:p>
    <w:p w14:paraId="3AE8F590" w14:textId="77777777" w:rsidR="00FD1612" w:rsidRDefault="002D51C3">
      <w:pPr>
        <w:spacing w:line="360" w:lineRule="auto"/>
        <w:rPr>
          <w:rFonts w:ascii="Times New Roman" w:hAnsi="Times New Roman" w:cs="Times New Roman"/>
          <w:b/>
          <w:bCs/>
          <w:sz w:val="24"/>
        </w:rPr>
      </w:pPr>
      <w:r>
        <w:rPr>
          <w:rFonts w:ascii="Times New Roman" w:hAnsi="Times New Roman" w:cs="Times New Roman"/>
          <w:b/>
          <w:bCs/>
          <w:sz w:val="24"/>
        </w:rPr>
        <w:t>Figure 1. Baseline characteristics by wealth quintiles</w:t>
      </w:r>
      <w:r>
        <w:rPr>
          <w:rFonts w:ascii="Times New Roman" w:hAnsi="Times New Roman" w:cs="Times New Roman" w:hint="eastAsia"/>
          <w:b/>
          <w:bCs/>
          <w:sz w:val="24"/>
        </w:rPr>
        <w:t xml:space="preserve"> </w:t>
      </w:r>
      <w:r>
        <w:rPr>
          <w:rFonts w:ascii="Times New Roman" w:hAnsi="Times New Roman" w:cs="Times New Roman"/>
          <w:b/>
          <w:bCs/>
          <w:sz w:val="24"/>
        </w:rPr>
        <w:t>(Q1-Q5).</w:t>
      </w:r>
    </w:p>
    <w:p w14:paraId="60E56ED6" w14:textId="77777777" w:rsidR="00FD1612" w:rsidRDefault="002D51C3">
      <w:pPr>
        <w:spacing w:line="360" w:lineRule="auto"/>
        <w:rPr>
          <w:rFonts w:ascii="Times New Roman" w:hAnsi="Times New Roman" w:cs="Times New Roman"/>
          <w:sz w:val="24"/>
        </w:rPr>
      </w:pPr>
      <w:r>
        <w:rPr>
          <w:rFonts w:ascii="Times New Roman" w:hAnsi="Times New Roman" w:cs="Times New Roman"/>
          <w:sz w:val="24"/>
        </w:rPr>
        <w:t>Distribution of baseline characteristics by wealth quintiles (Q1-Q5), where Q1 is the lowest and Q5 is the highest. Each panel displays a stacked bar chart showing the proportional composition for a specific characteristic, including age, gender, residence, education, smoking, drinking, and disability status.</w:t>
      </w:r>
    </w:p>
    <w:p w14:paraId="08EE8985" w14:textId="77777777" w:rsidR="00FD1612" w:rsidRDefault="00FD1612">
      <w:pPr>
        <w:spacing w:line="360" w:lineRule="auto"/>
        <w:rPr>
          <w:rFonts w:ascii="Times New Roman" w:hAnsi="Times New Roman" w:cs="Times New Roman"/>
          <w:b/>
          <w:bCs/>
          <w:sz w:val="24"/>
        </w:rPr>
      </w:pPr>
    </w:p>
    <w:p w14:paraId="753A601C" w14:textId="4EC6D41D" w:rsidR="00FD1612" w:rsidRDefault="002D51C3">
      <w:pPr>
        <w:spacing w:line="360" w:lineRule="auto"/>
        <w:rPr>
          <w:rFonts w:ascii="Times New Roman" w:hAnsi="Times New Roman" w:cs="Times New Roman"/>
          <w:b/>
          <w:bCs/>
          <w:sz w:val="24"/>
        </w:rPr>
      </w:pPr>
      <w:r>
        <w:rPr>
          <w:rFonts w:ascii="Times New Roman" w:hAnsi="Times New Roman" w:cs="Times New Roman"/>
          <w:b/>
          <w:bCs/>
          <w:noProof/>
          <w:sz w:val="24"/>
        </w:rPr>
        <w:lastRenderedPageBreak/>
        <w:drawing>
          <wp:inline distT="0" distB="0" distL="114300" distR="114300" wp14:anchorId="224D9DBB" wp14:editId="16A8C170">
            <wp:extent cx="4848225" cy="4271010"/>
            <wp:effectExtent l="0" t="0" r="0" b="0"/>
            <wp:docPr id="2" name="图片 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 2"/>
                    <pic:cNvPicPr>
                      <a:picLocks noChangeAspect="1"/>
                    </pic:cNvPicPr>
                  </pic:nvPicPr>
                  <pic:blipFill>
                    <a:blip r:embed="rId8"/>
                    <a:srcRect t="38974" b="12776"/>
                    <a:stretch>
                      <a:fillRect/>
                    </a:stretch>
                  </pic:blipFill>
                  <pic:spPr>
                    <a:xfrm>
                      <a:off x="0" y="0"/>
                      <a:ext cx="4848225" cy="4271010"/>
                    </a:xfrm>
                    <a:prstGeom prst="rect">
                      <a:avLst/>
                    </a:prstGeom>
                  </pic:spPr>
                </pic:pic>
              </a:graphicData>
            </a:graphic>
          </wp:inline>
        </w:drawing>
      </w:r>
    </w:p>
    <w:p w14:paraId="79D2872F" w14:textId="77777777" w:rsidR="00FD1612" w:rsidRDefault="002D51C3">
      <w:pPr>
        <w:spacing w:line="360" w:lineRule="auto"/>
        <w:rPr>
          <w:rFonts w:ascii="Times New Roman" w:hAnsi="Times New Roman" w:cs="Times New Roman"/>
          <w:b/>
          <w:bCs/>
          <w:sz w:val="24"/>
        </w:rPr>
      </w:pPr>
      <w:r>
        <w:rPr>
          <w:rFonts w:ascii="Times New Roman" w:hAnsi="Times New Roman" w:cs="Times New Roman"/>
          <w:b/>
          <w:bCs/>
          <w:sz w:val="24"/>
        </w:rPr>
        <w:t xml:space="preserve">Figure 2. Transition diagrams of </w:t>
      </w:r>
      <w:proofErr w:type="spellStart"/>
      <w:r>
        <w:rPr>
          <w:rFonts w:ascii="Times New Roman" w:hAnsi="Times New Roman" w:cs="Times New Roman"/>
          <w:b/>
          <w:bCs/>
          <w:sz w:val="24"/>
        </w:rPr>
        <w:t>multistates</w:t>
      </w:r>
      <w:proofErr w:type="spellEnd"/>
      <w:r>
        <w:rPr>
          <w:rFonts w:ascii="Times New Roman" w:hAnsi="Times New Roman" w:cs="Times New Roman"/>
          <w:b/>
          <w:bCs/>
          <w:sz w:val="24"/>
        </w:rPr>
        <w:t xml:space="preserve"> within 1, 2, 3, and 5-year observation intervals. </w:t>
      </w:r>
    </w:p>
    <w:p w14:paraId="12603823" w14:textId="77777777" w:rsidR="00FD1612" w:rsidRDefault="002D51C3">
      <w:pPr>
        <w:spacing w:line="360" w:lineRule="auto"/>
        <w:rPr>
          <w:rFonts w:ascii="Times New Roman" w:hAnsi="Times New Roman" w:cs="Times New Roman"/>
          <w:sz w:val="24"/>
        </w:rPr>
      </w:pPr>
      <w:r>
        <w:rPr>
          <w:rFonts w:ascii="Times New Roman" w:hAnsi="Times New Roman" w:cs="Times New Roman" w:hint="eastAsia"/>
          <w:sz w:val="24"/>
        </w:rPr>
        <w:t>T</w:t>
      </w:r>
      <w:r>
        <w:rPr>
          <w:rFonts w:ascii="Times New Roman" w:hAnsi="Times New Roman" w:cs="Times New Roman"/>
          <w:sz w:val="24"/>
        </w:rPr>
        <w:t>he state transition diagrams are from the multi-state model (MSM) for the overall participants (A-D) and for participants stratified by gender (female [E-H] and male [I-L]) and residence (rural [M-P] and urban [Q-T]). Within each group, the diagrams illustrate transitions over 1-year, 2-year, 3-year, and 5-year observation intervals, respectively. To be specific, in (A), for participants in disability states, the estimated probability of observing maintaining the current state (dashed line from the box of disability), recovery to disability-free states (blue line from the box of disability) and progression to death (grey line from the box of disability) within 1 year was 0.713, 0.262, and 0.025, respectively.</w:t>
      </w:r>
    </w:p>
    <w:p w14:paraId="1B005A30" w14:textId="77777777" w:rsidR="00FD1612" w:rsidRDefault="00FD1612">
      <w:pPr>
        <w:spacing w:line="360" w:lineRule="auto"/>
        <w:rPr>
          <w:rFonts w:ascii="Times New Roman" w:hAnsi="Times New Roman" w:cs="Times New Roman"/>
          <w:sz w:val="24"/>
        </w:rPr>
      </w:pPr>
    </w:p>
    <w:p w14:paraId="31C04BF0" w14:textId="77777777" w:rsidR="00FD1612" w:rsidRDefault="002D51C3">
      <w:pPr>
        <w:spacing w:line="360" w:lineRule="auto"/>
        <w:rPr>
          <w:rFonts w:ascii="Times New Roman" w:hAnsi="Times New Roman" w:cs="Times New Roman"/>
          <w:sz w:val="24"/>
        </w:rPr>
      </w:pPr>
      <w:r>
        <w:rPr>
          <w:rFonts w:ascii="Times New Roman" w:hAnsi="Times New Roman" w:cs="Times New Roman"/>
          <w:noProof/>
          <w:sz w:val="24"/>
        </w:rPr>
        <w:lastRenderedPageBreak/>
        <w:drawing>
          <wp:inline distT="0" distB="0" distL="114300" distR="114300" wp14:anchorId="1D05FD04" wp14:editId="09C855A1">
            <wp:extent cx="4985385" cy="4391025"/>
            <wp:effectExtent l="0" t="0" r="18415" b="3175"/>
            <wp:docPr id="11" name="图片 11" descr="Figure 3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ure 3_01"/>
                    <pic:cNvPicPr>
                      <a:picLocks noChangeAspect="1"/>
                    </pic:cNvPicPr>
                  </pic:nvPicPr>
                  <pic:blipFill>
                    <a:blip r:embed="rId9"/>
                    <a:stretch>
                      <a:fillRect/>
                    </a:stretch>
                  </pic:blipFill>
                  <pic:spPr>
                    <a:xfrm>
                      <a:off x="0" y="0"/>
                      <a:ext cx="4985385" cy="4391025"/>
                    </a:xfrm>
                    <a:prstGeom prst="rect">
                      <a:avLst/>
                    </a:prstGeom>
                  </pic:spPr>
                </pic:pic>
              </a:graphicData>
            </a:graphic>
          </wp:inline>
        </w:drawing>
      </w:r>
    </w:p>
    <w:p w14:paraId="112A712B" w14:textId="77777777" w:rsidR="00FD1612" w:rsidRDefault="002D51C3">
      <w:pPr>
        <w:spacing w:line="360" w:lineRule="auto"/>
        <w:rPr>
          <w:rFonts w:ascii="Times New Roman Bold" w:hAnsi="Times New Roman Bold" w:cs="Times New Roman Bold"/>
          <w:b/>
          <w:bCs/>
          <w:sz w:val="24"/>
        </w:rPr>
      </w:pPr>
      <w:r>
        <w:rPr>
          <w:rFonts w:ascii="Times New Roman Bold" w:hAnsi="Times New Roman Bold" w:cs="Times New Roman Bold"/>
          <w:b/>
          <w:bCs/>
          <w:sz w:val="24"/>
        </w:rPr>
        <w:t xml:space="preserve">Figure 3. Effects of wealth on transitions </w:t>
      </w:r>
      <w:r>
        <w:rPr>
          <w:rFonts w:ascii="Times New Roman Bold" w:hAnsi="Times New Roman Bold" w:cs="Times New Roman Bold" w:hint="eastAsia"/>
          <w:b/>
          <w:bCs/>
          <w:sz w:val="24"/>
        </w:rPr>
        <w:t>between</w:t>
      </w:r>
      <w:r>
        <w:rPr>
          <w:rFonts w:ascii="Times New Roman Bold" w:hAnsi="Times New Roman Bold" w:cs="Times New Roman Bold"/>
          <w:b/>
          <w:bCs/>
          <w:sz w:val="24"/>
        </w:rPr>
        <w:t xml:space="preserve"> </w:t>
      </w:r>
      <w:proofErr w:type="spellStart"/>
      <w:r>
        <w:rPr>
          <w:rFonts w:ascii="Times New Roman Bold" w:hAnsi="Times New Roman Bold" w:cs="Times New Roman Bold"/>
          <w:b/>
          <w:bCs/>
          <w:sz w:val="24"/>
        </w:rPr>
        <w:t>multistates</w:t>
      </w:r>
      <w:proofErr w:type="spellEnd"/>
      <w:r>
        <w:rPr>
          <w:rFonts w:ascii="Times New Roman Bold" w:hAnsi="Times New Roman Bold" w:cs="Times New Roman Bold"/>
          <w:b/>
          <w:bCs/>
          <w:sz w:val="24"/>
        </w:rPr>
        <w:t>.</w:t>
      </w:r>
    </w:p>
    <w:p w14:paraId="67D80805" w14:textId="77777777" w:rsidR="00FD1612" w:rsidRDefault="002D51C3">
      <w:pPr>
        <w:spacing w:line="360" w:lineRule="auto"/>
        <w:rPr>
          <w:rFonts w:ascii="Times New Roman" w:hAnsi="Times New Roman" w:cs="Times New Roman"/>
          <w:sz w:val="24"/>
        </w:rPr>
      </w:pPr>
      <w:r>
        <w:rPr>
          <w:rFonts w:ascii="Times New Roman" w:hAnsi="Times New Roman" w:cs="Times New Roman" w:hint="eastAsia"/>
          <w:sz w:val="24"/>
        </w:rPr>
        <w:t>The</w:t>
      </w:r>
      <w:r>
        <w:rPr>
          <w:rFonts w:ascii="Times New Roman" w:hAnsi="Times New Roman" w:cs="Times New Roman"/>
          <w:sz w:val="24"/>
        </w:rPr>
        <w:t xml:space="preserve"> </w:t>
      </w:r>
      <w:r>
        <w:rPr>
          <w:rFonts w:ascii="Times New Roman" w:hAnsi="Times New Roman" w:cs="Times New Roman" w:hint="eastAsia"/>
          <w:sz w:val="24"/>
        </w:rPr>
        <w:t>forest plot illustrat</w:t>
      </w:r>
      <w:r>
        <w:rPr>
          <w:rFonts w:ascii="Times New Roman" w:hAnsi="Times New Roman" w:cs="Times New Roman"/>
          <w:sz w:val="24"/>
        </w:rPr>
        <w:t>es</w:t>
      </w:r>
      <w:r>
        <w:rPr>
          <w:rFonts w:ascii="Times New Roman" w:hAnsi="Times New Roman" w:cs="Times New Roman" w:hint="eastAsia"/>
          <w:sz w:val="24"/>
        </w:rPr>
        <w:t xml:space="preserve"> the hazard ratios (HRs) for effect</w:t>
      </w:r>
      <w:r>
        <w:rPr>
          <w:rFonts w:ascii="Times New Roman" w:hAnsi="Times New Roman" w:cs="Times New Roman"/>
          <w:sz w:val="24"/>
        </w:rPr>
        <w:t>s</w:t>
      </w:r>
      <w:r>
        <w:rPr>
          <w:rFonts w:ascii="Times New Roman" w:hAnsi="Times New Roman" w:cs="Times New Roman" w:hint="eastAsia"/>
          <w:sz w:val="24"/>
        </w:rPr>
        <w:t xml:space="preserve"> of wealth on transitions between </w:t>
      </w:r>
      <w:proofErr w:type="spellStart"/>
      <w:r>
        <w:rPr>
          <w:rFonts w:ascii="Times New Roman" w:hAnsi="Times New Roman" w:cs="Times New Roman" w:hint="eastAsia"/>
          <w:sz w:val="24"/>
        </w:rPr>
        <w:t>multistates</w:t>
      </w:r>
      <w:proofErr w:type="spellEnd"/>
      <w:r>
        <w:rPr>
          <w:rFonts w:ascii="Times New Roman" w:hAnsi="Times New Roman" w:cs="Times New Roman" w:hint="eastAsia"/>
          <w:sz w:val="24"/>
        </w:rPr>
        <w:t xml:space="preserve"> (disability-free, disability, and death). The plot is shown for the overall p</w:t>
      </w:r>
      <w:r>
        <w:rPr>
          <w:rFonts w:ascii="Times New Roman" w:hAnsi="Times New Roman" w:cs="Times New Roman"/>
          <w:sz w:val="24"/>
        </w:rPr>
        <w:t>articipants</w:t>
      </w:r>
      <w:r>
        <w:rPr>
          <w:rFonts w:ascii="Times New Roman" w:hAnsi="Times New Roman" w:cs="Times New Roman" w:hint="eastAsia"/>
          <w:sz w:val="24"/>
        </w:rPr>
        <w:t xml:space="preserve"> and stratified by </w:t>
      </w:r>
      <w:r>
        <w:rPr>
          <w:rFonts w:ascii="Times New Roman" w:hAnsi="Times New Roman" w:cs="Times New Roman"/>
          <w:sz w:val="24"/>
        </w:rPr>
        <w:t>gender</w:t>
      </w:r>
      <w:r>
        <w:rPr>
          <w:rFonts w:ascii="Times New Roman" w:hAnsi="Times New Roman" w:cs="Times New Roman" w:hint="eastAsia"/>
          <w:sz w:val="24"/>
        </w:rPr>
        <w:t xml:space="preserve"> (female</w:t>
      </w:r>
      <w:r>
        <w:rPr>
          <w:rFonts w:ascii="Times New Roman" w:hAnsi="Times New Roman" w:cs="Times New Roman"/>
          <w:sz w:val="24"/>
        </w:rPr>
        <w:t xml:space="preserve"> and</w:t>
      </w:r>
      <w:r>
        <w:rPr>
          <w:rFonts w:ascii="Times New Roman" w:hAnsi="Times New Roman" w:cs="Times New Roman" w:hint="eastAsia"/>
          <w:sz w:val="24"/>
        </w:rPr>
        <w:t xml:space="preserve"> male) and residence (urban</w:t>
      </w:r>
      <w:r>
        <w:rPr>
          <w:rFonts w:ascii="Times New Roman" w:hAnsi="Times New Roman" w:cs="Times New Roman"/>
          <w:sz w:val="24"/>
        </w:rPr>
        <w:t xml:space="preserve"> and</w:t>
      </w:r>
      <w:r>
        <w:rPr>
          <w:rFonts w:ascii="Times New Roman" w:hAnsi="Times New Roman" w:cs="Times New Roman" w:hint="eastAsia"/>
          <w:sz w:val="24"/>
        </w:rPr>
        <w:t xml:space="preserve"> rural). Squares indicate the point estimates of the HRs, and the horizontal lines represent the corresponding 95% </w:t>
      </w:r>
      <w:bookmarkStart w:id="25" w:name="OLE_LINK37"/>
      <w:r>
        <w:rPr>
          <w:rFonts w:ascii="Times New Roman" w:hAnsi="Times New Roman" w:cs="Times New Roman" w:hint="eastAsia"/>
          <w:sz w:val="24"/>
        </w:rPr>
        <w:t>confidence intervals</w:t>
      </w:r>
      <w:bookmarkEnd w:id="25"/>
      <w:r>
        <w:rPr>
          <w:rFonts w:ascii="Times New Roman" w:hAnsi="Times New Roman" w:cs="Times New Roman" w:hint="eastAsia"/>
          <w:sz w:val="24"/>
        </w:rPr>
        <w:t xml:space="preserve"> (CIs). </w:t>
      </w:r>
      <w:r>
        <w:rPr>
          <w:rFonts w:ascii="Times New Roman" w:hAnsi="Times New Roman" w:cs="Times New Roman"/>
          <w:sz w:val="24"/>
        </w:rPr>
        <w:t xml:space="preserve"> </w:t>
      </w:r>
    </w:p>
    <w:p w14:paraId="2E5E3B2D" w14:textId="77777777" w:rsidR="00FD1612" w:rsidRDefault="00FD1612">
      <w:pPr>
        <w:spacing w:line="360" w:lineRule="auto"/>
        <w:rPr>
          <w:rFonts w:ascii="Times New Roman" w:hAnsi="Times New Roman" w:cs="Times New Roman"/>
          <w:sz w:val="24"/>
        </w:rPr>
      </w:pPr>
    </w:p>
    <w:p w14:paraId="492EC76F" w14:textId="77777777" w:rsidR="00FD1612" w:rsidRDefault="00FD1612">
      <w:pPr>
        <w:spacing w:line="360" w:lineRule="auto"/>
        <w:rPr>
          <w:rFonts w:ascii="Times New Roman" w:hAnsi="Times New Roman" w:cs="Times New Roman"/>
          <w:sz w:val="24"/>
        </w:rPr>
      </w:pPr>
    </w:p>
    <w:p w14:paraId="6D902711" w14:textId="77777777" w:rsidR="00FD1612" w:rsidRDefault="002D51C3">
      <w:pPr>
        <w:spacing w:line="360" w:lineRule="auto"/>
        <w:rPr>
          <w:rFonts w:ascii="Times New Roman" w:hAnsi="Times New Roman" w:cs="Times New Roman"/>
          <w:sz w:val="24"/>
        </w:rPr>
      </w:pPr>
      <w:r>
        <w:rPr>
          <w:rFonts w:ascii="Times New Roman" w:hAnsi="Times New Roman" w:cs="Times New Roman"/>
          <w:noProof/>
          <w:sz w:val="24"/>
        </w:rPr>
        <w:lastRenderedPageBreak/>
        <w:drawing>
          <wp:inline distT="0" distB="0" distL="114300" distR="114300" wp14:anchorId="6589A66D" wp14:editId="6CC2927D">
            <wp:extent cx="5268595" cy="3907790"/>
            <wp:effectExtent l="0" t="0" r="14605" b="3810"/>
            <wp:docPr id="19" name="图片 19" descr="Figure 4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ure 4_01"/>
                    <pic:cNvPicPr>
                      <a:picLocks noChangeAspect="1"/>
                    </pic:cNvPicPr>
                  </pic:nvPicPr>
                  <pic:blipFill>
                    <a:blip r:embed="rId10"/>
                    <a:stretch>
                      <a:fillRect/>
                    </a:stretch>
                  </pic:blipFill>
                  <pic:spPr>
                    <a:xfrm>
                      <a:off x="0" y="0"/>
                      <a:ext cx="5268595" cy="3907790"/>
                    </a:xfrm>
                    <a:prstGeom prst="rect">
                      <a:avLst/>
                    </a:prstGeom>
                  </pic:spPr>
                </pic:pic>
              </a:graphicData>
            </a:graphic>
          </wp:inline>
        </w:drawing>
      </w:r>
    </w:p>
    <w:p w14:paraId="53800DC0" w14:textId="77777777" w:rsidR="00FD1612" w:rsidRDefault="002D51C3">
      <w:pPr>
        <w:spacing w:line="360" w:lineRule="auto"/>
        <w:rPr>
          <w:rFonts w:ascii="Times New Roman" w:hAnsi="Times New Roman" w:cs="Times New Roman"/>
          <w:color w:val="000000" w:themeColor="text1"/>
          <w:sz w:val="24"/>
        </w:rPr>
      </w:pPr>
      <w:r>
        <w:rPr>
          <w:rFonts w:ascii="Times New Roman Bold" w:hAnsi="Times New Roman Bold" w:cs="Times New Roman Bold"/>
          <w:b/>
          <w:bCs/>
          <w:color w:val="000000" w:themeColor="text1"/>
          <w:sz w:val="24"/>
        </w:rPr>
        <w:t>Figure 4. DFLE trajectories by age across wealth redistribution strategies.</w:t>
      </w:r>
    </w:p>
    <w:p w14:paraId="7D890E2B" w14:textId="77777777" w:rsidR="00FD1612" w:rsidRDefault="002D51C3">
      <w:pPr>
        <w:spacing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w:t>
      </w:r>
      <w:proofErr w:type="gramStart"/>
      <w:r>
        <w:rPr>
          <w:rFonts w:ascii="Times New Roman" w:hAnsi="Times New Roman" w:cs="Times New Roman"/>
          <w:color w:val="000000" w:themeColor="text1"/>
          <w:sz w:val="24"/>
        </w:rPr>
        <w:t>plots</w:t>
      </w:r>
      <w:proofErr w:type="gramEnd"/>
      <w:r>
        <w:rPr>
          <w:rFonts w:ascii="Times New Roman" w:hAnsi="Times New Roman" w:cs="Times New Roman"/>
          <w:color w:val="000000" w:themeColor="text1"/>
          <w:sz w:val="24"/>
        </w:rPr>
        <w:t xml:space="preserve"> </w:t>
      </w:r>
      <w:proofErr w:type="gramStart"/>
      <w:r>
        <w:rPr>
          <w:rFonts w:ascii="Times New Roman" w:hAnsi="Times New Roman" w:cs="Times New Roman" w:hint="eastAsia"/>
          <w:color w:val="000000" w:themeColor="text1"/>
          <w:sz w:val="24"/>
        </w:rPr>
        <w:t>show</w:t>
      </w:r>
      <w:r>
        <w:rPr>
          <w:rFonts w:ascii="Times New Roman" w:hAnsi="Times New Roman" w:cs="Times New Roman"/>
          <w:color w:val="000000" w:themeColor="text1"/>
          <w:sz w:val="24"/>
        </w:rPr>
        <w:t>s</w:t>
      </w:r>
      <w:proofErr w:type="gramEnd"/>
      <w:r>
        <w:rPr>
          <w:rFonts w:ascii="Times New Roman" w:hAnsi="Times New Roman" w:cs="Times New Roman"/>
          <w:color w:val="000000" w:themeColor="text1"/>
          <w:sz w:val="24"/>
        </w:rPr>
        <w:t xml:space="preserve"> the DFLE from age 60 to 85 under the current wealth distribution and three different wealth redistribution. Each line represents a distinct wealth distribution strategy: the current distribution (grey), equal wealth distribution (green), minimum inheritance (red), and balanced-minimum inheritance (blue). DFLE, disability-free life expectancy.</w:t>
      </w:r>
    </w:p>
    <w:p w14:paraId="0820F6B1" w14:textId="77777777" w:rsidR="00FD1612" w:rsidRDefault="00FD1612">
      <w:pPr>
        <w:spacing w:line="360" w:lineRule="auto"/>
        <w:rPr>
          <w:rFonts w:ascii="Times New Roman" w:hAnsi="Times New Roman" w:cs="Times New Roman"/>
          <w:color w:val="000000" w:themeColor="text1"/>
          <w:sz w:val="24"/>
        </w:rPr>
      </w:pPr>
    </w:p>
    <w:p w14:paraId="7AF2F80A" w14:textId="77777777" w:rsidR="00FD1612" w:rsidRDefault="002D51C3">
      <w:pPr>
        <w:spacing w:line="360" w:lineRule="auto"/>
        <w:rPr>
          <w:rFonts w:ascii="Times New Roman" w:hAnsi="Times New Roman" w:cs="Times New Roman"/>
          <w:color w:val="000000" w:themeColor="text1"/>
          <w:sz w:val="24"/>
        </w:rPr>
      </w:pPr>
      <w:r>
        <w:rPr>
          <w:rFonts w:ascii="Times New Roman" w:hAnsi="Times New Roman" w:cs="Times New Roman"/>
          <w:noProof/>
          <w:color w:val="000000" w:themeColor="text1"/>
          <w:sz w:val="24"/>
        </w:rPr>
        <w:lastRenderedPageBreak/>
        <w:drawing>
          <wp:inline distT="0" distB="0" distL="114300" distR="114300" wp14:anchorId="7F7ABF04" wp14:editId="22FEF52A">
            <wp:extent cx="5272405" cy="3721100"/>
            <wp:effectExtent l="0" t="0" r="10795" b="12700"/>
            <wp:docPr id="26" name="图片 26" descr="Figure 5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ure 5_01"/>
                    <pic:cNvPicPr>
                      <a:picLocks noChangeAspect="1"/>
                    </pic:cNvPicPr>
                  </pic:nvPicPr>
                  <pic:blipFill>
                    <a:blip r:embed="rId11"/>
                    <a:stretch>
                      <a:fillRect/>
                    </a:stretch>
                  </pic:blipFill>
                  <pic:spPr>
                    <a:xfrm>
                      <a:off x="0" y="0"/>
                      <a:ext cx="5272405" cy="3721100"/>
                    </a:xfrm>
                    <a:prstGeom prst="rect">
                      <a:avLst/>
                    </a:prstGeom>
                  </pic:spPr>
                </pic:pic>
              </a:graphicData>
            </a:graphic>
          </wp:inline>
        </w:drawing>
      </w:r>
    </w:p>
    <w:p w14:paraId="095A723D" w14:textId="77777777" w:rsidR="00FD1612" w:rsidRDefault="002D51C3">
      <w:pPr>
        <w:spacing w:line="360" w:lineRule="auto"/>
        <w:rPr>
          <w:rFonts w:ascii="Times New Roman" w:hAnsi="Times New Roman" w:cs="Times New Roman"/>
          <w:b/>
          <w:bCs/>
          <w:sz w:val="24"/>
        </w:rPr>
      </w:pPr>
      <w:r>
        <w:rPr>
          <w:rFonts w:ascii="Times New Roman" w:hAnsi="Times New Roman" w:cs="Times New Roman"/>
          <w:b/>
          <w:bCs/>
          <w:sz w:val="24"/>
        </w:rPr>
        <w:t>Figure 5. Differences in DFLE at age 60 under wealth redistribution strategies compared with the current wealth distribution.</w:t>
      </w:r>
    </w:p>
    <w:p w14:paraId="70281E85" w14:textId="77777777" w:rsidR="00FD1612" w:rsidRDefault="002D51C3">
      <w:pPr>
        <w:spacing w:line="360" w:lineRule="auto"/>
        <w:rPr>
          <w:rFonts w:ascii="Times New Roman" w:hAnsi="Times New Roman" w:cs="Times New Roman"/>
          <w:sz w:val="24"/>
        </w:rPr>
      </w:pPr>
      <w:r>
        <w:rPr>
          <w:rFonts w:ascii="Times New Roman" w:hAnsi="Times New Roman" w:cs="Times New Roman"/>
          <w:sz w:val="24"/>
        </w:rPr>
        <w:t xml:space="preserve">Bars show the estimated change in DFLE (years) </w:t>
      </w:r>
      <w:r>
        <w:rPr>
          <w:rFonts w:ascii="Times New Roman" w:hAnsi="Times New Roman" w:cs="Times New Roman" w:hint="eastAsia"/>
          <w:sz w:val="24"/>
        </w:rPr>
        <w:t xml:space="preserve">at age 60 </w:t>
      </w:r>
      <w:r>
        <w:rPr>
          <w:rFonts w:ascii="Times New Roman" w:hAnsi="Times New Roman" w:cs="Times New Roman"/>
          <w:sz w:val="24"/>
        </w:rPr>
        <w:t xml:space="preserve">under three redistribution strategies relative to the current wealth distribution across quintiles of wealth (Q1-Q5; Q1 lowest, Q5 highest). Green bars indicate Equal wealth distribution, orange bars indicate Minimum inheritance, and blue bars indicate Balanced-minimum inheritance. Results are presented for the overall population (A) and stratified by gender (male [B], female [C]) and residence (urban [D], rural [E]). Positive values indicate gains in DFLE relative to the current distribution. </w:t>
      </w:r>
      <w:r>
        <w:rPr>
          <w:rFonts w:ascii="Times New Roman" w:hAnsi="Times New Roman" w:cs="Times New Roman" w:hint="eastAsia"/>
          <w:sz w:val="24"/>
        </w:rPr>
        <w:t>Each bar represents the DFLE gain for a specific wealth quintile, with error bars showing the 95% confidence intervals (CI)</w:t>
      </w:r>
      <w:r>
        <w:rPr>
          <w:rFonts w:ascii="Times New Roman" w:hAnsi="Times New Roman" w:cs="Times New Roman"/>
          <w:sz w:val="24"/>
        </w:rPr>
        <w:t xml:space="preserve">. </w:t>
      </w:r>
      <w:r>
        <w:rPr>
          <w:rFonts w:ascii="Times New Roman" w:hAnsi="Times New Roman" w:cs="Times New Roman" w:hint="eastAsia"/>
          <w:sz w:val="24"/>
        </w:rPr>
        <w:t>DFLE, disability-free life expectancy.</w:t>
      </w:r>
    </w:p>
    <w:p w14:paraId="49F1082C" w14:textId="77777777" w:rsidR="00FD1612" w:rsidRDefault="00FD1612">
      <w:pPr>
        <w:spacing w:line="360" w:lineRule="auto"/>
        <w:rPr>
          <w:rFonts w:ascii="Times New Roman" w:hAnsi="Times New Roman" w:cs="Times New Roman"/>
          <w:sz w:val="24"/>
        </w:rPr>
      </w:pPr>
    </w:p>
    <w:p w14:paraId="5C489A98" w14:textId="77777777" w:rsidR="00FD1612" w:rsidRDefault="002D51C3">
      <w:pPr>
        <w:rPr>
          <w:rFonts w:ascii="Times New Roman Regular" w:hAnsi="Times New Roman Regular" w:cs="Times New Roman Regular"/>
        </w:rPr>
      </w:pPr>
      <w:r>
        <w:rPr>
          <w:rFonts w:ascii="Times New Roman Regular" w:hAnsi="Times New Roman Regular" w:cs="Times New Roman Regular"/>
        </w:rPr>
        <w:br w:type="page"/>
      </w:r>
      <w:r>
        <w:rPr>
          <w:rFonts w:ascii="Times New Roman Regular" w:hAnsi="Times New Roman Regular" w:cs="Times New Roman Regular" w:hint="eastAsia"/>
          <w:noProof/>
        </w:rPr>
        <w:lastRenderedPageBreak/>
        <w:drawing>
          <wp:inline distT="0" distB="0" distL="114300" distR="114300" wp14:anchorId="2A1017B6" wp14:editId="466A7796">
            <wp:extent cx="5267960" cy="5577205"/>
            <wp:effectExtent l="0" t="0" r="15240" b="10795"/>
            <wp:docPr id="27" name="图片 27" descr="Figure 6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igure 6_01"/>
                    <pic:cNvPicPr>
                      <a:picLocks noChangeAspect="1"/>
                    </pic:cNvPicPr>
                  </pic:nvPicPr>
                  <pic:blipFill>
                    <a:blip r:embed="rId12"/>
                    <a:stretch>
                      <a:fillRect/>
                    </a:stretch>
                  </pic:blipFill>
                  <pic:spPr>
                    <a:xfrm>
                      <a:off x="0" y="0"/>
                      <a:ext cx="5267960" cy="5577205"/>
                    </a:xfrm>
                    <a:prstGeom prst="rect">
                      <a:avLst/>
                    </a:prstGeom>
                  </pic:spPr>
                </pic:pic>
              </a:graphicData>
            </a:graphic>
          </wp:inline>
        </w:drawing>
      </w:r>
    </w:p>
    <w:p w14:paraId="2F9C564E" w14:textId="77777777" w:rsidR="00FD1612" w:rsidRDefault="002D51C3">
      <w:pPr>
        <w:spacing w:line="360" w:lineRule="auto"/>
        <w:rPr>
          <w:rFonts w:ascii="Times New Roman Regular" w:hAnsi="Times New Roman Regular" w:cs="Times New Roman Regular"/>
          <w:b/>
          <w:bCs/>
          <w:sz w:val="24"/>
        </w:rPr>
      </w:pPr>
      <w:r>
        <w:rPr>
          <w:rFonts w:ascii="Times New Roman Regular" w:hAnsi="Times New Roman Regular" w:cs="Times New Roman Regular" w:hint="eastAsia"/>
          <w:b/>
          <w:bCs/>
          <w:sz w:val="24"/>
        </w:rPr>
        <w:t xml:space="preserve">Figure 6. Sensitivity analyses for differences in DFLE at age 60. </w:t>
      </w:r>
    </w:p>
    <w:p w14:paraId="78DD8DC8" w14:textId="77777777" w:rsidR="00FD1612" w:rsidRDefault="002D51C3">
      <w:pPr>
        <w:spacing w:line="360" w:lineRule="auto"/>
        <w:rPr>
          <w:rFonts w:ascii="Times New Roman Regular" w:hAnsi="Times New Roman Regular" w:cs="Times New Roman Regular"/>
          <w:b/>
          <w:bCs/>
          <w:sz w:val="24"/>
        </w:rPr>
      </w:pPr>
      <w:r>
        <w:rPr>
          <w:rFonts w:ascii="Times New Roman Regular" w:hAnsi="Times New Roman Regular" w:cs="Times New Roman Regular" w:hint="eastAsia"/>
          <w:sz w:val="24"/>
        </w:rPr>
        <w:t>The figure shows the difference in DFLE at age 60</w:t>
      </w:r>
      <w:r>
        <w:rPr>
          <w:rFonts w:ascii="Times New Roman Regular" w:hAnsi="Times New Roman Regular" w:cs="Times New Roman Regular"/>
          <w:sz w:val="24"/>
        </w:rPr>
        <w:t xml:space="preserve"> </w:t>
      </w:r>
      <w:r>
        <w:rPr>
          <w:rFonts w:ascii="Times New Roman Regular" w:hAnsi="Times New Roman Regular" w:cs="Times New Roman Regular" w:hint="eastAsia"/>
          <w:sz w:val="24"/>
        </w:rPr>
        <w:t xml:space="preserve">under three wealth redistribution </w:t>
      </w:r>
      <w:r>
        <w:rPr>
          <w:rFonts w:ascii="Times New Roman Regular" w:hAnsi="Times New Roman Regular" w:cs="Times New Roman Regular"/>
          <w:sz w:val="24"/>
        </w:rPr>
        <w:t>strategies</w:t>
      </w:r>
      <w:r>
        <w:rPr>
          <w:rFonts w:ascii="Times New Roman Regular" w:hAnsi="Times New Roman Regular" w:cs="Times New Roman Regular" w:hint="eastAsia"/>
          <w:sz w:val="24"/>
        </w:rPr>
        <w:t xml:space="preserve"> compared to the current distribution, tested for robustness under two conditions: a broader disability definition</w:t>
      </w:r>
      <w:r>
        <w:rPr>
          <w:rFonts w:ascii="Times New Roman Regular" w:hAnsi="Times New Roman Regular" w:cs="Times New Roman Regular"/>
          <w:sz w:val="24"/>
        </w:rPr>
        <w:t xml:space="preserve"> (i.e., inability to perform any ADL or IADL)</w:t>
      </w:r>
      <w:r>
        <w:rPr>
          <w:rFonts w:ascii="Times New Roman Regular" w:hAnsi="Times New Roman Regular" w:cs="Times New Roman Regular" w:hint="eastAsia"/>
          <w:sz w:val="24"/>
        </w:rPr>
        <w:t xml:space="preserve"> (A-E) and an alternative wealth equivalence scale (dividing household wealth by 1.5 for couples and 1 for singles)</w:t>
      </w:r>
      <w:r>
        <w:rPr>
          <w:rFonts w:ascii="Times New Roman Regular" w:hAnsi="Times New Roman Regular" w:cs="Times New Roman Regular"/>
          <w:sz w:val="24"/>
        </w:rPr>
        <w:t xml:space="preserve"> </w:t>
      </w:r>
      <w:r>
        <w:rPr>
          <w:rFonts w:ascii="Times New Roman Regular" w:hAnsi="Times New Roman Regular" w:cs="Times New Roman Regular" w:hint="eastAsia"/>
          <w:sz w:val="24"/>
        </w:rPr>
        <w:t>(F-J). Results are presented for the overall population (A</w:t>
      </w:r>
      <w:r>
        <w:rPr>
          <w:rFonts w:ascii="Times New Roman Regular" w:hAnsi="Times New Roman Regular" w:cs="Times New Roman Regular"/>
          <w:sz w:val="24"/>
        </w:rPr>
        <w:t xml:space="preserve"> and</w:t>
      </w:r>
      <w:r>
        <w:rPr>
          <w:rFonts w:ascii="Times New Roman Regular" w:hAnsi="Times New Roman Regular" w:cs="Times New Roman Regular" w:hint="eastAsia"/>
          <w:sz w:val="24"/>
        </w:rPr>
        <w:t xml:space="preserve"> F) and stratified by </w:t>
      </w:r>
      <w:r>
        <w:rPr>
          <w:rFonts w:ascii="Times New Roman Regular" w:hAnsi="Times New Roman Regular" w:cs="Times New Roman Regular"/>
          <w:sz w:val="24"/>
        </w:rPr>
        <w:t>gender</w:t>
      </w:r>
      <w:r>
        <w:rPr>
          <w:rFonts w:ascii="Times New Roman Regular" w:hAnsi="Times New Roman Regular" w:cs="Times New Roman Regular" w:hint="eastAsia"/>
          <w:sz w:val="24"/>
        </w:rPr>
        <w:t xml:space="preserve"> (male </w:t>
      </w:r>
      <w:r>
        <w:rPr>
          <w:rFonts w:ascii="Times New Roman Regular" w:hAnsi="Times New Roman Regular" w:cs="Times New Roman Regular"/>
          <w:sz w:val="24"/>
        </w:rPr>
        <w:t>[</w:t>
      </w:r>
      <w:r>
        <w:rPr>
          <w:rFonts w:ascii="Times New Roman Regular" w:hAnsi="Times New Roman Regular" w:cs="Times New Roman Regular" w:hint="eastAsia"/>
          <w:sz w:val="24"/>
        </w:rPr>
        <w:t>B</w:t>
      </w:r>
      <w:r>
        <w:rPr>
          <w:rFonts w:ascii="Times New Roman Regular" w:hAnsi="Times New Roman Regular" w:cs="Times New Roman Regular"/>
          <w:sz w:val="24"/>
        </w:rPr>
        <w:t xml:space="preserve"> and</w:t>
      </w:r>
      <w:r>
        <w:rPr>
          <w:rFonts w:ascii="Times New Roman Regular" w:hAnsi="Times New Roman Regular" w:cs="Times New Roman Regular" w:hint="eastAsia"/>
          <w:sz w:val="24"/>
        </w:rPr>
        <w:t xml:space="preserve"> G</w:t>
      </w:r>
      <w:r>
        <w:rPr>
          <w:rFonts w:ascii="Times New Roman Regular" w:hAnsi="Times New Roman Regular" w:cs="Times New Roman Regular"/>
          <w:sz w:val="24"/>
        </w:rPr>
        <w:t>],</w:t>
      </w:r>
      <w:r>
        <w:rPr>
          <w:rFonts w:ascii="Times New Roman Regular" w:hAnsi="Times New Roman Regular" w:cs="Times New Roman Regular" w:hint="eastAsia"/>
          <w:sz w:val="24"/>
        </w:rPr>
        <w:t xml:space="preserve"> female </w:t>
      </w:r>
      <w:r>
        <w:rPr>
          <w:rFonts w:ascii="Times New Roman Regular" w:hAnsi="Times New Roman Regular" w:cs="Times New Roman Regular"/>
          <w:sz w:val="24"/>
        </w:rPr>
        <w:t>[</w:t>
      </w:r>
      <w:r>
        <w:rPr>
          <w:rFonts w:ascii="Times New Roman Regular" w:hAnsi="Times New Roman Regular" w:cs="Times New Roman Regular" w:hint="eastAsia"/>
          <w:sz w:val="24"/>
        </w:rPr>
        <w:t>C</w:t>
      </w:r>
      <w:r>
        <w:rPr>
          <w:rFonts w:ascii="Times New Roman Regular" w:hAnsi="Times New Roman Regular" w:cs="Times New Roman Regular"/>
          <w:sz w:val="24"/>
        </w:rPr>
        <w:t xml:space="preserve"> and</w:t>
      </w:r>
      <w:r>
        <w:rPr>
          <w:rFonts w:ascii="Times New Roman Regular" w:hAnsi="Times New Roman Regular" w:cs="Times New Roman Regular" w:hint="eastAsia"/>
          <w:sz w:val="24"/>
        </w:rPr>
        <w:t xml:space="preserve"> H</w:t>
      </w:r>
      <w:r>
        <w:rPr>
          <w:rFonts w:ascii="Times New Roman Regular" w:hAnsi="Times New Roman Regular" w:cs="Times New Roman Regular"/>
          <w:sz w:val="24"/>
        </w:rPr>
        <w:t>]</w:t>
      </w:r>
      <w:r>
        <w:rPr>
          <w:rFonts w:ascii="Times New Roman Regular" w:hAnsi="Times New Roman Regular" w:cs="Times New Roman Regular" w:hint="eastAsia"/>
          <w:sz w:val="24"/>
        </w:rPr>
        <w:t xml:space="preserve">) and residence (urban </w:t>
      </w:r>
      <w:r>
        <w:rPr>
          <w:rFonts w:ascii="Times New Roman Regular" w:hAnsi="Times New Roman Regular" w:cs="Times New Roman Regular"/>
          <w:sz w:val="24"/>
        </w:rPr>
        <w:t>[</w:t>
      </w:r>
      <w:r>
        <w:rPr>
          <w:rFonts w:ascii="Times New Roman Regular" w:hAnsi="Times New Roman Regular" w:cs="Times New Roman Regular" w:hint="eastAsia"/>
          <w:sz w:val="24"/>
        </w:rPr>
        <w:t>D</w:t>
      </w:r>
      <w:r>
        <w:rPr>
          <w:rFonts w:ascii="Times New Roman Regular" w:hAnsi="Times New Roman Regular" w:cs="Times New Roman Regular"/>
          <w:sz w:val="24"/>
        </w:rPr>
        <w:t xml:space="preserve"> and</w:t>
      </w:r>
      <w:r>
        <w:rPr>
          <w:rFonts w:ascii="Times New Roman Regular" w:hAnsi="Times New Roman Regular" w:cs="Times New Roman Regular" w:hint="eastAsia"/>
          <w:sz w:val="24"/>
        </w:rPr>
        <w:t xml:space="preserve"> I</w:t>
      </w:r>
      <w:r>
        <w:rPr>
          <w:rFonts w:ascii="Times New Roman Regular" w:hAnsi="Times New Roman Regular" w:cs="Times New Roman Regular"/>
          <w:sz w:val="24"/>
        </w:rPr>
        <w:t>],</w:t>
      </w:r>
      <w:r>
        <w:rPr>
          <w:rFonts w:ascii="Times New Roman Regular" w:hAnsi="Times New Roman Regular" w:cs="Times New Roman Regular" w:hint="eastAsia"/>
          <w:sz w:val="24"/>
        </w:rPr>
        <w:t xml:space="preserve"> rural </w:t>
      </w:r>
      <w:r>
        <w:rPr>
          <w:rFonts w:ascii="Times New Roman Regular" w:hAnsi="Times New Roman Regular" w:cs="Times New Roman Regular"/>
          <w:sz w:val="24"/>
        </w:rPr>
        <w:t>[</w:t>
      </w:r>
      <w:r>
        <w:rPr>
          <w:rFonts w:ascii="Times New Roman Regular" w:hAnsi="Times New Roman Regular" w:cs="Times New Roman Regular" w:hint="eastAsia"/>
          <w:sz w:val="24"/>
        </w:rPr>
        <w:t>E</w:t>
      </w:r>
      <w:r>
        <w:rPr>
          <w:rFonts w:ascii="Times New Roman Regular" w:hAnsi="Times New Roman Regular" w:cs="Times New Roman Regular"/>
          <w:sz w:val="24"/>
        </w:rPr>
        <w:t xml:space="preserve"> and</w:t>
      </w:r>
      <w:r>
        <w:rPr>
          <w:rFonts w:ascii="Times New Roman Regular" w:hAnsi="Times New Roman Regular" w:cs="Times New Roman Regular" w:hint="eastAsia"/>
          <w:sz w:val="24"/>
        </w:rPr>
        <w:t xml:space="preserve"> J</w:t>
      </w:r>
      <w:r>
        <w:rPr>
          <w:rFonts w:ascii="Times New Roman Regular" w:hAnsi="Times New Roman Regular" w:cs="Times New Roman Regular"/>
          <w:sz w:val="24"/>
        </w:rPr>
        <w:t>]</w:t>
      </w:r>
      <w:r>
        <w:rPr>
          <w:rFonts w:ascii="Times New Roman Regular" w:hAnsi="Times New Roman Regular" w:cs="Times New Roman Regular" w:hint="eastAsia"/>
          <w:sz w:val="24"/>
        </w:rPr>
        <w:t>). Each bar represents the DFLE gain for a specific</w:t>
      </w:r>
      <w:r>
        <w:rPr>
          <w:rFonts w:ascii="Times New Roman Regular" w:hAnsi="Times New Roman Regular" w:cs="Times New Roman Regular"/>
          <w:sz w:val="24"/>
        </w:rPr>
        <w:t xml:space="preserve"> </w:t>
      </w:r>
      <w:r>
        <w:rPr>
          <w:rFonts w:ascii="Times New Roman Regular" w:hAnsi="Times New Roman Regular" w:cs="Times New Roman Regular" w:hint="eastAsia"/>
          <w:sz w:val="24"/>
        </w:rPr>
        <w:t>wealth quintile, with error bars showing the 95% confidence intervals</w:t>
      </w:r>
      <w:r>
        <w:rPr>
          <w:rFonts w:ascii="Times New Roman Regular" w:hAnsi="Times New Roman Regular" w:cs="Times New Roman Regular"/>
          <w:sz w:val="24"/>
        </w:rPr>
        <w:t xml:space="preserve"> (CI)</w:t>
      </w:r>
      <w:r>
        <w:rPr>
          <w:rFonts w:ascii="Times New Roman Regular" w:hAnsi="Times New Roman Regular" w:cs="Times New Roman Regular" w:hint="eastAsia"/>
          <w:sz w:val="24"/>
        </w:rPr>
        <w:t>. DFLE, disability-free life expectancy.</w:t>
      </w:r>
      <w:r>
        <w:rPr>
          <w:rFonts w:ascii="Times New Roman Regular" w:hAnsi="Times New Roman Regular" w:cs="Times New Roman Regular"/>
          <w:b/>
          <w:bCs/>
          <w:sz w:val="24"/>
        </w:rPr>
        <w:br w:type="page"/>
      </w:r>
    </w:p>
    <w:p w14:paraId="685F8FC2" w14:textId="77777777" w:rsidR="00FD1612" w:rsidRDefault="002D51C3">
      <w:pPr>
        <w:spacing w:line="360" w:lineRule="auto"/>
        <w:rPr>
          <w:rFonts w:ascii="Times New Roman Regular" w:hAnsi="Times New Roman Regular" w:cs="Times New Roman Regular"/>
          <w:b/>
          <w:bCs/>
          <w:sz w:val="24"/>
        </w:rPr>
      </w:pPr>
      <w:r>
        <w:rPr>
          <w:rFonts w:ascii="Times New Roman Regular" w:hAnsi="Times New Roman Regular" w:cs="Times New Roman Regular"/>
          <w:b/>
          <w:bCs/>
          <w:sz w:val="24"/>
        </w:rPr>
        <w:lastRenderedPageBreak/>
        <w:t>Reference</w:t>
      </w:r>
    </w:p>
    <w:p w14:paraId="5A35780C" w14:textId="77777777" w:rsidR="00FD1612" w:rsidRDefault="002D51C3">
      <w:pPr>
        <w:pStyle w:val="EndNoteBibliography"/>
        <w:ind w:left="720" w:hanging="720"/>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ADDIN EN.REFLIST </w:instrText>
      </w:r>
      <w:r>
        <w:rPr>
          <w:rFonts w:ascii="Times New Roman Regular" w:hAnsi="Times New Roman Regular" w:cs="Times New Roman Regular"/>
        </w:rPr>
        <w:fldChar w:fldCharType="separate"/>
      </w:r>
      <w:r>
        <w:t>[1]</w:t>
      </w:r>
      <w:r>
        <w:tab/>
        <w:t>CIEZA A, SABARIEGO C, BICKENBACH J, et al. Rethinking disability [J]. BMC medicine, 2018, 16(1): 14.</w:t>
      </w:r>
    </w:p>
    <w:p w14:paraId="03BD8E86" w14:textId="77777777" w:rsidR="00FD1612" w:rsidRDefault="002D51C3">
      <w:pPr>
        <w:pStyle w:val="EndNoteBibliography"/>
        <w:ind w:left="720" w:hanging="720"/>
      </w:pPr>
      <w:r>
        <w:t>[2]</w:t>
      </w:r>
      <w:r>
        <w:tab/>
        <w:t>GRÉAUX M, MORO M F, KAMENOV K, et al. Health equity for persons with disabilities: a global scoping review on barriers and interventions in healthcare services [J]. International Journal for Equity in Health, 2023, 22(1): 236.</w:t>
      </w:r>
    </w:p>
    <w:p w14:paraId="221E5617" w14:textId="77777777" w:rsidR="00FD1612" w:rsidRDefault="002D51C3">
      <w:pPr>
        <w:pStyle w:val="EndNoteBibliography"/>
        <w:ind w:left="720" w:hanging="720"/>
      </w:pPr>
      <w:r>
        <w:t>[3]</w:t>
      </w:r>
      <w:r>
        <w:tab/>
        <w:t>MURRAY C J, LOPEZ A D. Regional patterns of disability-free life expectancy and disability-adjusted life expectancy: Global Burden of Disease Study [J]. The Lancet, 1997, 349(9062): 1347-52.</w:t>
      </w:r>
    </w:p>
    <w:p w14:paraId="32896981" w14:textId="77777777" w:rsidR="00FD1612" w:rsidRDefault="002D51C3">
      <w:pPr>
        <w:pStyle w:val="EndNoteBibliography"/>
        <w:ind w:left="720" w:hanging="720"/>
      </w:pPr>
      <w:r>
        <w:t>[4]</w:t>
      </w:r>
      <w:r>
        <w:tab/>
        <w:t>HARDING K E, WARDLE M, CARRUTHERS R, et al. Socioeconomic status and disability progression in multiple sclerosis: a multinational study [J]. Neurology, 2019, 92(13): e1497-e506.</w:t>
      </w:r>
    </w:p>
    <w:p w14:paraId="2C87872E" w14:textId="77777777" w:rsidR="00FD1612" w:rsidRDefault="002D51C3">
      <w:pPr>
        <w:pStyle w:val="EndNoteBibliography"/>
        <w:ind w:left="720" w:hanging="720"/>
      </w:pPr>
      <w:r>
        <w:t>[5]</w:t>
      </w:r>
      <w:r>
        <w:tab/>
        <w:t>MATTHEWS R J, SMITH L K, HANCOCK R M, et al. Socioeconomic factors associated with the onset of disability in older age: a longitudinal study of people aged 75 years and over [J]. Social science &amp; medicine, 2005, 61(7): 1567-75.</w:t>
      </w:r>
    </w:p>
    <w:p w14:paraId="3B509FD3" w14:textId="77777777" w:rsidR="00FD1612" w:rsidRDefault="002D51C3">
      <w:pPr>
        <w:pStyle w:val="EndNoteBibliography"/>
        <w:ind w:left="720" w:hanging="720"/>
      </w:pPr>
      <w:r>
        <w:t>[6]</w:t>
      </w:r>
      <w:r>
        <w:tab/>
        <w:t>MORENO X, LERA L, MORENO F, et al. Socioeconomic inequalities in life expectancy and disability-free life expectancy among Chilean older adults: evidence from a longitudinal study [J]. BMC geriatrics, 2021, 21(1): 176.</w:t>
      </w:r>
    </w:p>
    <w:p w14:paraId="79765EFE" w14:textId="77777777" w:rsidR="00FD1612" w:rsidRDefault="002D51C3">
      <w:pPr>
        <w:pStyle w:val="EndNoteBibliography"/>
        <w:ind w:left="720" w:hanging="720"/>
      </w:pPr>
      <w:r>
        <w:t>[7]</w:t>
      </w:r>
      <w:r>
        <w:tab/>
        <w:t>DAVIES L E, SINCLAIR D R, TODD C, et al. Area-level socioeconomic inequalities in activities of daily living disability-free life expectancy in England: a modelling study [J]. The Lancet Healthy Longevity, 2025, 6(4).</w:t>
      </w:r>
    </w:p>
    <w:p w14:paraId="714E1B80" w14:textId="77777777" w:rsidR="00FD1612" w:rsidRDefault="002D51C3">
      <w:pPr>
        <w:pStyle w:val="EndNoteBibliography"/>
        <w:ind w:left="720" w:hanging="720"/>
      </w:pPr>
      <w:r>
        <w:t>[8]</w:t>
      </w:r>
      <w:r>
        <w:tab/>
        <w:t>PIKETTY T, SAEZ E, ZUCMAN G. Rethinking capital and wealth taxation [J]. Oxford Review of Economic Policy, 2023, 39(3): 575-91.</w:t>
      </w:r>
    </w:p>
    <w:p w14:paraId="4BA8AB66" w14:textId="77777777" w:rsidR="00FD1612" w:rsidRDefault="002D51C3">
      <w:pPr>
        <w:pStyle w:val="EndNoteBibliography"/>
        <w:ind w:left="720" w:hanging="720"/>
      </w:pPr>
      <w:r>
        <w:t>[9]</w:t>
      </w:r>
      <w:r>
        <w:tab/>
        <w:t>ATKINSON A B. Inequality: What can be done? [M]. Inequality. Harvard University Press. 2015.</w:t>
      </w:r>
    </w:p>
    <w:p w14:paraId="3344F6A4" w14:textId="77777777" w:rsidR="00FD1612" w:rsidRDefault="002D51C3">
      <w:pPr>
        <w:pStyle w:val="EndNoteBibliography"/>
        <w:ind w:left="720" w:hanging="720"/>
      </w:pPr>
      <w:r>
        <w:t>[10]</w:t>
      </w:r>
      <w:r>
        <w:tab/>
        <w:t>MAKAROUN L K, BROWN R T, DIAZ-RAMIREZ L G, et al. Wealth-associated disparities in death and disability in the United States and England [J]. JAMA internal medicine, 2017, 177(12): 1745-53.</w:t>
      </w:r>
    </w:p>
    <w:p w14:paraId="77C4F9BD" w14:textId="77777777" w:rsidR="00FD1612" w:rsidRDefault="002D51C3">
      <w:pPr>
        <w:pStyle w:val="EndNoteBibliography"/>
        <w:ind w:left="720" w:hanging="720"/>
      </w:pPr>
      <w:r>
        <w:t>[11]</w:t>
      </w:r>
      <w:r>
        <w:tab/>
        <w:t>HOSSEINPOOR A R, STEWART WILLIAMS J A, GAUTAM J, et al. Socioeconomic inequality in disability among adults: a multicountry study using the World Health Survey [J]. American journal of public health, 2013, 103(7): 1278-86.</w:t>
      </w:r>
    </w:p>
    <w:p w14:paraId="59350B4F" w14:textId="77777777" w:rsidR="00FD1612" w:rsidRDefault="002D51C3">
      <w:pPr>
        <w:pStyle w:val="EndNoteBibliography"/>
        <w:ind w:left="720" w:hanging="720"/>
      </w:pPr>
      <w:r>
        <w:t>[12]</w:t>
      </w:r>
      <w:r>
        <w:tab/>
        <w:t>TORRES J L, LIMA-COSTA M F, MARMOT M, et al. Wealth and disability in later life: the English Longitudinal Study of Ageing (ELSA) [J]. PloS one, 2016, 11(11): e0166825.</w:t>
      </w:r>
    </w:p>
    <w:p w14:paraId="57C430C5" w14:textId="77777777" w:rsidR="00FD1612" w:rsidRDefault="002D51C3">
      <w:pPr>
        <w:pStyle w:val="EndNoteBibliography"/>
        <w:ind w:left="720" w:hanging="720"/>
      </w:pPr>
      <w:r>
        <w:t>[13]</w:t>
      </w:r>
      <w:r>
        <w:tab/>
        <w:t>GILES J, LEI X, WANG G, et al. One country, two systems: evidence on retirement patterns in China [J]. J Pension Econ Financ, 2023, 22(2): 188-210.</w:t>
      </w:r>
    </w:p>
    <w:p w14:paraId="57CEEF84" w14:textId="77777777" w:rsidR="00FD1612" w:rsidRDefault="002D51C3">
      <w:pPr>
        <w:pStyle w:val="EndNoteBibliography"/>
        <w:ind w:left="720" w:hanging="720"/>
      </w:pPr>
      <w:r>
        <w:t>[14]</w:t>
      </w:r>
      <w:r>
        <w:tab/>
        <w:t>ZHAO Y, HU Y, SMITH J P, et al. Cohort profile: the China Health and Retirement Longitudinal Study (CHARLS) [J]. Int J Epidemiol, 2014, 43(1): 61-8.</w:t>
      </w:r>
    </w:p>
    <w:p w14:paraId="47C6C91C" w14:textId="77777777" w:rsidR="00FD1612" w:rsidRDefault="002D51C3">
      <w:pPr>
        <w:pStyle w:val="EndNoteBibliography"/>
        <w:ind w:left="720" w:hanging="720"/>
      </w:pPr>
      <w:r>
        <w:t>[15]</w:t>
      </w:r>
      <w:r>
        <w:tab/>
        <w:t>SEATON M K, GROTH G N, MATHESON L, et al. Reliability and Validity of the Milliken Activities of Daily Living Scale [J]. Journal of Occupational Rehabilitation, 2005, 15(3): 343-51.</w:t>
      </w:r>
    </w:p>
    <w:p w14:paraId="47118B68" w14:textId="77777777" w:rsidR="00FD1612" w:rsidRDefault="002D51C3">
      <w:pPr>
        <w:pStyle w:val="EndNoteBibliography"/>
        <w:ind w:left="720" w:hanging="720"/>
      </w:pPr>
      <w:r>
        <w:t>[16]</w:t>
      </w:r>
      <w:r>
        <w:tab/>
        <w:t>CHO T C, YU X, GROSS A L, et al. Negative wealth shocks in later life and subsequent cognitive function in older adults in China, England, Mexico, and the USA, 2012-18: a population-based, cross-nationally harmonised, longitudinal study [J]. Lancet Healthy Longev, 2023, 4(9): e461-e9.</w:t>
      </w:r>
    </w:p>
    <w:p w14:paraId="69D68288" w14:textId="77777777" w:rsidR="00FD1612" w:rsidRDefault="002D51C3">
      <w:pPr>
        <w:pStyle w:val="EndNoteBibliography"/>
        <w:ind w:left="720" w:hanging="720"/>
      </w:pPr>
      <w:r>
        <w:t>[17]</w:t>
      </w:r>
      <w:r>
        <w:tab/>
        <w:t xml:space="preserve">MYSÍKOVÁ M, ŽELINSKÝ T, JIRKOVÁ M, et al. Equivalence Scale and Income Poverty: Two Approaches to Estimate Country-specific Scale for the Czech Republic [J]. Social Indicators </w:t>
      </w:r>
      <w:r>
        <w:lastRenderedPageBreak/>
        <w:t>Research, 2021, 156(1): 21-45.</w:t>
      </w:r>
    </w:p>
    <w:p w14:paraId="597F505B" w14:textId="77777777" w:rsidR="00FD1612" w:rsidRDefault="002D51C3">
      <w:pPr>
        <w:pStyle w:val="EndNoteBibliography"/>
        <w:ind w:left="720" w:hanging="720"/>
      </w:pPr>
      <w:r>
        <w:t>[18]</w:t>
      </w:r>
      <w:r>
        <w:tab/>
        <w:t>FRIEDLINE T, MASA R D, CHOWA G A. Transforming wealth: using the inverse hyperbolic sine (IHS) and splines to predict youth's math achievement [J]. Soc Sci Res, 2015, 49: 264-87.</w:t>
      </w:r>
    </w:p>
    <w:p w14:paraId="5797CA11" w14:textId="77777777" w:rsidR="00FD1612" w:rsidRDefault="002D51C3">
      <w:pPr>
        <w:pStyle w:val="EndNoteBibliography"/>
        <w:ind w:left="720" w:hanging="720"/>
      </w:pPr>
      <w:r>
        <w:t>[19]</w:t>
      </w:r>
      <w:r>
        <w:tab/>
        <w:t>HIMMELSTEIN K E W, TSAI A C, VENKATARAMANI A S. Wealth Redistribution to Extend Longevity in the US [J]. JAMA Intern Med, 2024, 184(3): 311-20.</w:t>
      </w:r>
    </w:p>
    <w:p w14:paraId="32828BF6" w14:textId="77777777" w:rsidR="00FD1612" w:rsidRDefault="002D51C3">
      <w:pPr>
        <w:pStyle w:val="EndNoteBibliography"/>
        <w:ind w:left="720" w:hanging="720"/>
      </w:pPr>
      <w:r>
        <w:t>[20]</w:t>
      </w:r>
      <w:r>
        <w:tab/>
        <w:t>SEABRIGHT P. Thomas Piketty, A Brief History of Inequality [J]. Society, 2023, 60(1): 114-7.</w:t>
      </w:r>
    </w:p>
    <w:p w14:paraId="1A894B25" w14:textId="77777777" w:rsidR="00FD1612" w:rsidRDefault="002D51C3">
      <w:pPr>
        <w:pStyle w:val="EndNoteBibliography"/>
        <w:ind w:left="720" w:hanging="720"/>
      </w:pPr>
      <w:r>
        <w:t>[21]</w:t>
      </w:r>
      <w:r>
        <w:tab/>
        <w:t>WEI D, WEISS A C. Personal Finance: Basic Instruments, Taxation Strategies, &amp; Unique Opportunities [J]. Hand Clin, 2024, 40(4): 549-55.</w:t>
      </w:r>
    </w:p>
    <w:p w14:paraId="5D0D6CD1" w14:textId="77777777" w:rsidR="00FD1612" w:rsidRDefault="002D51C3">
      <w:pPr>
        <w:pStyle w:val="EndNoteBibliography"/>
        <w:ind w:left="720" w:hanging="720"/>
      </w:pPr>
      <w:r>
        <w:t>[22]</w:t>
      </w:r>
      <w:r>
        <w:tab/>
        <w:t>JACKSON C. Multi-State Models for Panel Data: The msm Package for R [J]. Journal of Statistical Software, 2011, 38(8): 1 - 28.</w:t>
      </w:r>
    </w:p>
    <w:p w14:paraId="16989DD5" w14:textId="77777777" w:rsidR="00FD1612" w:rsidRDefault="002D51C3">
      <w:pPr>
        <w:pStyle w:val="EndNoteBibliography"/>
        <w:ind w:left="720" w:hanging="720"/>
      </w:pPr>
      <w:r>
        <w:t>[23]</w:t>
      </w:r>
      <w:r>
        <w:tab/>
        <w:t>HOU C, LIN Y, REN M, et al. Cognitive functioning transitions, health expectancies, and inequalities among elderly people in China: A nationwide longitudinal study [J]. Int J Geriatr Psychiatry, 2018, 33(12): 1635-44.</w:t>
      </w:r>
    </w:p>
    <w:p w14:paraId="410D5E2A" w14:textId="77777777" w:rsidR="00FD1612" w:rsidRDefault="002D51C3">
      <w:pPr>
        <w:pStyle w:val="EndNoteBibliography"/>
        <w:ind w:left="720" w:hanging="720"/>
      </w:pPr>
      <w:r>
        <w:t>[24]</w:t>
      </w:r>
      <w:r>
        <w:tab/>
        <w:t>LUO Y X, ZHOU X H, HENG T, et al. Bidirectional transitions of sarcopenia states in older adults: The longitudinal evidence from CHARLS [J]. J Cachexia Sarcopenia Muscle, 2024, 15(5): 1915-29.</w:t>
      </w:r>
    </w:p>
    <w:p w14:paraId="5D1CE79B" w14:textId="77777777" w:rsidR="00FD1612" w:rsidRDefault="002D51C3">
      <w:pPr>
        <w:pStyle w:val="EndNoteBibliography"/>
        <w:ind w:left="720" w:hanging="720"/>
      </w:pPr>
      <w:r>
        <w:t>[25]</w:t>
      </w:r>
      <w:r>
        <w:tab/>
        <w:t>ZHAN Y Y, HAN Y F, FANG Y. [Determinants of disability free life expectancy in Chinese elderly: based on Multi-states Markov model] [J]. Zhonghua Liu Xing Bing Xue Za Zhi, 2021, 42(6): 1024-9.</w:t>
      </w:r>
    </w:p>
    <w:p w14:paraId="067FAD5C" w14:textId="77777777" w:rsidR="00FD1612" w:rsidRDefault="002D51C3">
      <w:pPr>
        <w:pStyle w:val="EndNoteBibliography"/>
        <w:ind w:left="720" w:hanging="720"/>
      </w:pPr>
      <w:r>
        <w:t>[26]</w:t>
      </w:r>
      <w:r>
        <w:tab/>
        <w:t>ZHU X, WANG Y, LUO Y, et al. Bidirectional, longitudinal associations between depressive symptoms and IADL/ADL disability in older adults in China: a national cohort study [J]. BMC Geriatr, 2024, 24(1): 659.</w:t>
      </w:r>
    </w:p>
    <w:p w14:paraId="60089B9C" w14:textId="77777777" w:rsidR="00FD1612" w:rsidRDefault="002D51C3">
      <w:pPr>
        <w:pStyle w:val="EndNoteBibliography"/>
        <w:ind w:left="720" w:hanging="720"/>
      </w:pPr>
      <w:r>
        <w:t>[27]</w:t>
      </w:r>
      <w:r>
        <w:tab/>
        <w:t>SHISHEHBOR M H, LITAKER D, POTHIER C E, et al. Association of socioeconomic status with functional capacity, heart rate recovery, and all-cause mortality [J]. JAMA, 2006, 295(7): 784-92.</w:t>
      </w:r>
    </w:p>
    <w:p w14:paraId="1A37BA7B" w14:textId="77777777" w:rsidR="00FD1612" w:rsidRDefault="002D51C3">
      <w:pPr>
        <w:pStyle w:val="EndNoteBibliography"/>
        <w:ind w:left="720" w:hanging="720"/>
      </w:pPr>
      <w:r>
        <w:t>[28]</w:t>
      </w:r>
      <w:r>
        <w:tab/>
        <w:t>MIRANDA J J, BARRIENTOS-GUTIERREZ T, CORVALAN C, et al. Understanding the rise of cardiometabolic diseases in low- and middle-income countries [J]. Nat Med, 2019, 25(11): 1667-79.</w:t>
      </w:r>
    </w:p>
    <w:p w14:paraId="15AC4D1F" w14:textId="77777777" w:rsidR="00FD1612" w:rsidRDefault="002D51C3">
      <w:pPr>
        <w:pStyle w:val="EndNoteBibliography"/>
        <w:ind w:left="720" w:hanging="720"/>
      </w:pPr>
      <w:r>
        <w:t>[29]</w:t>
      </w:r>
      <w:r>
        <w:tab/>
        <w:t>GAFFNEY A W, HIMMELSTEIN D U, CHRISTIANI D C, et al. Socioeconomic Inequality in Respiratory Health in the US From 1959 to 2018 [J]. JAMA Intern Med, 2021, 181(7): 968-76.</w:t>
      </w:r>
    </w:p>
    <w:p w14:paraId="4CA4618C" w14:textId="77777777" w:rsidR="00FD1612" w:rsidRDefault="002D51C3">
      <w:pPr>
        <w:pStyle w:val="EndNoteBibliography"/>
        <w:ind w:left="720" w:hanging="720"/>
      </w:pPr>
      <w:r>
        <w:t>[30]</w:t>
      </w:r>
      <w:r>
        <w:tab/>
        <w:t>SKALICKA V, VAN LENTHE F, BAMBRA C, et al. Material, psychosocial, behavioural and biomedical factors in the explanation of relative socio-economic inequalities in mortality: evidence from the HUNT study [J]. Int J Epidemiol, 2009, 38(5): 1272-84.</w:t>
      </w:r>
    </w:p>
    <w:p w14:paraId="7EE2DBC5" w14:textId="77777777" w:rsidR="00FD1612" w:rsidRDefault="002D51C3">
      <w:pPr>
        <w:pStyle w:val="EndNoteBibliography"/>
        <w:ind w:left="720" w:hanging="720"/>
      </w:pPr>
      <w:r>
        <w:t>[31]</w:t>
      </w:r>
      <w:r>
        <w:tab/>
        <w:t>DUGRAVOT A, FAYOSSE A, DUMURGIER J, et al. Social inequalities in multimorbidity, frailty, disability, and transitions to mortality: a 24-year follow-up of the Whitehall II cohort study [J]. Lancet Public Health, 2020, 5(1): e42-e50.</w:t>
      </w:r>
    </w:p>
    <w:p w14:paraId="53482329" w14:textId="77777777" w:rsidR="00FD1612" w:rsidRDefault="002D51C3">
      <w:pPr>
        <w:pStyle w:val="EndNoteBibliography"/>
        <w:ind w:left="720" w:hanging="720"/>
      </w:pPr>
      <w:r>
        <w:t>[32]</w:t>
      </w:r>
      <w:r>
        <w:tab/>
        <w:t>ZHANG R, FENG D, XIA J, et al. The impact of household wealth gap on individual's mental health [J]. BMC Public Health, 2023, 23(1): 1936.</w:t>
      </w:r>
    </w:p>
    <w:p w14:paraId="5F7E5636" w14:textId="77777777" w:rsidR="00FD1612" w:rsidRDefault="002D51C3">
      <w:pPr>
        <w:pStyle w:val="EndNoteBibliography"/>
        <w:ind w:left="720" w:hanging="720"/>
      </w:pPr>
      <w:r>
        <w:t>[33]</w:t>
      </w:r>
      <w:r>
        <w:tab/>
        <w:t>HALLDORSDOTTIR K E, GEIRSDOTTIR O G, OGMUNDSSON O, et al. Socioeconomic Status and Associations with Nutrition in Icelandic Community-Dwelling Older Adults: Results from the AGES-Reykjavik Study [J]. Nutrients, 2025, 17(20).</w:t>
      </w:r>
    </w:p>
    <w:p w14:paraId="1086034C" w14:textId="77777777" w:rsidR="00FD1612" w:rsidRDefault="002D51C3">
      <w:pPr>
        <w:pStyle w:val="EndNoteBibliography"/>
        <w:ind w:left="720" w:hanging="720"/>
      </w:pPr>
      <w:r>
        <w:t>[34]</w:t>
      </w:r>
      <w:r>
        <w:tab/>
        <w:t>HENSHER M, BLIZZARD L, CAMPBELL J, et al. Diminishing marginal returns and sufficiency in health-care resource use: an exploratory analysis of outcomes, expenditure, and emissions [J]. Lancet Planet Health, 2024, 8(10): e744-e53.</w:t>
      </w:r>
    </w:p>
    <w:p w14:paraId="2D8449D6" w14:textId="77777777" w:rsidR="00FD1612" w:rsidRDefault="002D51C3">
      <w:pPr>
        <w:pStyle w:val="EndNoteBibliography"/>
        <w:ind w:left="720" w:hanging="720"/>
      </w:pPr>
      <w:r>
        <w:lastRenderedPageBreak/>
        <w:t>[35]</w:t>
      </w:r>
      <w:r>
        <w:tab/>
        <w:t>WILSON G, ROSCIGNO V, SAUER C, et al. Mobility, Inequality, and Beliefs About Distribution and Redistribution [J]. Social Forces, 2021, 100(3): 1053-79.</w:t>
      </w:r>
    </w:p>
    <w:p w14:paraId="28359FE0" w14:textId="77777777" w:rsidR="00FD1612" w:rsidRDefault="002D51C3">
      <w:pPr>
        <w:pStyle w:val="EndNoteBibliography"/>
        <w:ind w:left="720" w:hanging="720"/>
      </w:pPr>
      <w:r>
        <w:t>[36]</w:t>
      </w:r>
      <w:r>
        <w:tab/>
        <w:t>HANNA R, OLKEN B A. Universal Basic Incomes versus Targeted Transfers: Anti-Poverty Programs in Developing Countries [J]. Journal of Economic Perspectives, 2018, 32(4): 201–26.</w:t>
      </w:r>
    </w:p>
    <w:p w14:paraId="59951482" w14:textId="77777777" w:rsidR="00FD1612" w:rsidRDefault="002D51C3">
      <w:pPr>
        <w:pStyle w:val="EndNoteBibliography"/>
        <w:ind w:left="720" w:hanging="720"/>
      </w:pPr>
      <w:r>
        <w:t>[37]</w:t>
      </w:r>
      <w:r>
        <w:tab/>
        <w:t>ELINDER M, ERIXSON O, WALDENSTRÖM D. Inheritance and wealth inequality: Evidence from population registers [J]. Journal of Public Economics, 2018, 165: 17-30.</w:t>
      </w:r>
    </w:p>
    <w:p w14:paraId="182DE575" w14:textId="77777777" w:rsidR="00FD1612" w:rsidRDefault="002D51C3">
      <w:pPr>
        <w:pStyle w:val="EndNoteBibliography"/>
        <w:ind w:left="720" w:hanging="720"/>
      </w:pPr>
      <w:r>
        <w:t>[38]</w:t>
      </w:r>
      <w:r>
        <w:tab/>
        <w:t>BRÜLHART M, GRUBER J, KRAPF M, et al. Behavioral Responses to Wealth Taxes: Evidence from Switzerland [J]. American Economic Journal: Economic Policy, 2022, 14(4): 111–50.</w:t>
      </w:r>
    </w:p>
    <w:p w14:paraId="22CE6719" w14:textId="77777777" w:rsidR="00FD1612" w:rsidRDefault="002D51C3">
      <w:pPr>
        <w:pStyle w:val="EndNoteBibliography"/>
        <w:ind w:left="720" w:hanging="720"/>
      </w:pPr>
      <w:r>
        <w:t>[39]</w:t>
      </w:r>
      <w:r>
        <w:tab/>
        <w:t>BAUM A, GAROFALO J P, YALI A M. Socioeconomic Status and Chronic Stress: Does Stress Account for SES Effects on Health? [J]. Annals of the New York Academy of Sciences, 1999, 896(1): 131-44.</w:t>
      </w:r>
    </w:p>
    <w:p w14:paraId="70C8411E" w14:textId="77777777" w:rsidR="00FD1612" w:rsidRDefault="002D51C3">
      <w:pPr>
        <w:pStyle w:val="EndNoteBibliography"/>
        <w:ind w:left="720" w:hanging="720"/>
      </w:pPr>
      <w:r>
        <w:t>[40]</w:t>
      </w:r>
      <w:r>
        <w:tab/>
        <w:t>PIKETTYT. Technical appendix of the book  A Brief History of Equality [Z]. 2023</w:t>
      </w:r>
    </w:p>
    <w:p w14:paraId="276664B8" w14:textId="77777777" w:rsidR="00FD1612" w:rsidRDefault="002D51C3">
      <w:pPr>
        <w:pStyle w:val="EndNoteBibliography"/>
        <w:ind w:left="720" w:hanging="720"/>
      </w:pPr>
      <w:r>
        <w:t>[41]</w:t>
      </w:r>
      <w:r>
        <w:tab/>
        <w:t>LIEPINS T, NIXON G, STOKES T. Rural–urban differences in health service utilization in upper-middle and high-income countries: a scoping review [J]. International Journal for Equity in Health, 2024, 23(1): 188.</w:t>
      </w:r>
    </w:p>
    <w:p w14:paraId="3608800C" w14:textId="77777777" w:rsidR="00FD1612" w:rsidRDefault="002D51C3">
      <w:pPr>
        <w:pStyle w:val="EndNoteBibliography"/>
        <w:ind w:left="720" w:hanging="720"/>
      </w:pPr>
      <w:r>
        <w:t>[42]</w:t>
      </w:r>
      <w:r>
        <w:tab/>
        <w:t>ZHANG X, DUPRE M E, QIU L, et al. Urban-rural differences in the association between access to healthcare and health outcomes among older adults in China [J]. BMC Geriatrics, 2017, 17(1): 151.</w:t>
      </w:r>
    </w:p>
    <w:p w14:paraId="4CDE7F3A" w14:textId="77777777" w:rsidR="00FD1612" w:rsidRDefault="002D51C3">
      <w:pPr>
        <w:pStyle w:val="EndNoteBibliography"/>
        <w:ind w:left="720" w:hanging="720"/>
      </w:pPr>
      <w:r>
        <w:t>[43]</w:t>
      </w:r>
      <w:r>
        <w:tab/>
        <w:t>AJAYI A A, CUDJOE-MENSAH Y M. Impact of socioeconomic factors on health outcomes [J].</w:t>
      </w:r>
    </w:p>
    <w:p w14:paraId="0CDD991C" w14:textId="77777777" w:rsidR="00FD1612" w:rsidRDefault="002D51C3">
      <w:pPr>
        <w:pStyle w:val="EndNoteBibliography"/>
        <w:ind w:left="720" w:hanging="720"/>
      </w:pPr>
      <w:r>
        <w:t>[44]</w:t>
      </w:r>
      <w:r>
        <w:tab/>
        <w:t>WU Y T, DASKALOPOULOU C, MUNIZ TERRERA G, et al. Education and wealth inequalities in healthy ageing in eight harmonised cohorts in the ATHLOS consortium: a population-based study [J]. Lancet Public Health, 2020, 5(7): e386-e94.</w:t>
      </w:r>
    </w:p>
    <w:p w14:paraId="03E02292" w14:textId="77777777" w:rsidR="00FD1612" w:rsidRDefault="002D51C3">
      <w:pPr>
        <w:pStyle w:val="EndNoteBibliography"/>
        <w:ind w:left="720" w:hanging="720"/>
      </w:pPr>
      <w:r>
        <w:t>[45]</w:t>
      </w:r>
      <w:r>
        <w:tab/>
        <w:t>RAN G, ZUO C, LIU D. Negative wealth shocks and subsequent depressive symptoms and trajectories in middle-aged and older adults in the USA, England, China, and Mexico: a population-based, multinational, and longitudinal study [J]. Psychological Medicine, 2024, 54(14): 3888-95.</w:t>
      </w:r>
    </w:p>
    <w:p w14:paraId="00DB9A46" w14:textId="77777777" w:rsidR="00FD1612" w:rsidRDefault="002D51C3">
      <w:pPr>
        <w:pStyle w:val="EndNoteBibliography"/>
        <w:ind w:left="720" w:hanging="720"/>
      </w:pPr>
      <w:r>
        <w:t>[46]</w:t>
      </w:r>
      <w:r>
        <w:tab/>
        <w:t>HIMMELSTEIN K E W, TSAI A C, VENKATARAMANI A S. Wealth Redistribution to Extend Longevity in the US [J]. JAMA Internal Medicine, 2024, 184(3): 311-20.</w:t>
      </w:r>
    </w:p>
    <w:p w14:paraId="18AF7020" w14:textId="77777777" w:rsidR="00FD1612" w:rsidRDefault="002D51C3">
      <w:pPr>
        <w:pStyle w:val="EndNoteBibliography"/>
        <w:ind w:left="720" w:hanging="720"/>
      </w:pPr>
      <w:r>
        <w:t>[47]</w:t>
      </w:r>
      <w:r>
        <w:tab/>
        <w:t>CICCONE D K, VIAN T, MAURER L, et al. Linking governance mechanisms to health outcomes: a review of the literature in low-and middle-income countries [J]. Social science &amp; medicine, 2014, 117: 86-95.</w:t>
      </w:r>
    </w:p>
    <w:p w14:paraId="63EB08D3" w14:textId="77777777" w:rsidR="00FD1612" w:rsidRDefault="002D51C3">
      <w:pPr>
        <w:pStyle w:val="EndNoteBibliography"/>
        <w:ind w:left="720" w:hanging="720"/>
      </w:pPr>
      <w:r>
        <w:t>[48]</w:t>
      </w:r>
      <w:r>
        <w:tab/>
        <w:t>SALES W B, MARANHÃO E F, RAMALHO C S T, et al. Early life circumstances and their impact on health in adulthood and later life: a systematic review [J]. BMC geriatrics, 2024, 24(1): 978.</w:t>
      </w:r>
    </w:p>
    <w:p w14:paraId="22DBFCE5" w14:textId="54C8FAAE" w:rsidR="00FD1612" w:rsidRDefault="002D51C3">
      <w:pPr>
        <w:rPr>
          <w:rFonts w:ascii="Times New Roman Regular" w:hAnsi="Times New Roman Regular" w:cs="Times New Roman Regular"/>
        </w:rPr>
      </w:pPr>
      <w:r>
        <w:rPr>
          <w:rFonts w:ascii="Times New Roman Regular" w:hAnsi="Times New Roman Regular" w:cs="Times New Roman Regular"/>
        </w:rPr>
        <w:fldChar w:fldCharType="end"/>
      </w:r>
    </w:p>
    <w:sectPr w:rsidR="00FD16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ld">
    <w:altName w:val="Times New Roman"/>
    <w:panose1 w:val="02020803070505020304"/>
    <w:charset w:val="00"/>
    <w:family w:val="auto"/>
    <w:pitch w:val="default"/>
    <w:sig w:usb0="E0002AEF" w:usb1="C0007841" w:usb2="00000009" w:usb3="00000000" w:csb0="400001FF" w:csb1="FFFF0000"/>
  </w:font>
  <w:font w:name="Cambria Math">
    <w:panose1 w:val="02040503050406030204"/>
    <w:charset w:val="00"/>
    <w:family w:val="roman"/>
    <w:pitch w:val="variable"/>
    <w:sig w:usb0="E00006FF" w:usb1="420024FF" w:usb2="02000000" w:usb3="00000000" w:csb0="0000019F" w:csb1="00000000"/>
  </w:font>
  <w:font w:name="DejaVu Math TeX Gyre">
    <w:altName w:val="Calibri"/>
    <w:charset w:val="00"/>
    <w:family w:val="auto"/>
    <w:pitch w:val="default"/>
    <w:sig w:usb0="A10000EF" w:usb1="4201F9EE" w:usb2="02000000" w:usb3="00000000" w:csb0="60000193" w:csb1="0DD40000"/>
  </w:font>
  <w:font w:name="Times New Roman Regular">
    <w:altName w:val="Times New Roman"/>
    <w:charset w:val="00"/>
    <w:family w:val="auto"/>
    <w:pitch w:val="default"/>
    <w:sig w:usb0="E0002AEF" w:usb1="C0007841" w:usb2="00000009"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A3C27"/>
    <w:multiLevelType w:val="multilevel"/>
    <w:tmpl w:val="48CA3C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87721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YwszQ0MjI2MzAwMDZU0lEKTi0uzszPAykwrQUA8hk8bCwAAAA="/>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EEFF9272"/>
    <w:rsid w:val="000052CB"/>
    <w:rsid w:val="00006E8A"/>
    <w:rsid w:val="0000750A"/>
    <w:rsid w:val="0000777F"/>
    <w:rsid w:val="00025CA9"/>
    <w:rsid w:val="00034421"/>
    <w:rsid w:val="000419EF"/>
    <w:rsid w:val="00053F11"/>
    <w:rsid w:val="000559D6"/>
    <w:rsid w:val="000647D7"/>
    <w:rsid w:val="0007741C"/>
    <w:rsid w:val="00083BE6"/>
    <w:rsid w:val="000879C6"/>
    <w:rsid w:val="000A62BA"/>
    <w:rsid w:val="000B2F81"/>
    <w:rsid w:val="000E0865"/>
    <w:rsid w:val="000E6815"/>
    <w:rsid w:val="000E72CF"/>
    <w:rsid w:val="00100654"/>
    <w:rsid w:val="00102999"/>
    <w:rsid w:val="0013255A"/>
    <w:rsid w:val="001348F1"/>
    <w:rsid w:val="001354C6"/>
    <w:rsid w:val="0013793E"/>
    <w:rsid w:val="00141B99"/>
    <w:rsid w:val="00144F2B"/>
    <w:rsid w:val="001500B5"/>
    <w:rsid w:val="00166409"/>
    <w:rsid w:val="00191790"/>
    <w:rsid w:val="001C249A"/>
    <w:rsid w:val="001C668D"/>
    <w:rsid w:val="001D18A5"/>
    <w:rsid w:val="001D480C"/>
    <w:rsid w:val="001E2916"/>
    <w:rsid w:val="001F055C"/>
    <w:rsid w:val="00211AB6"/>
    <w:rsid w:val="00222391"/>
    <w:rsid w:val="0025202C"/>
    <w:rsid w:val="002647A6"/>
    <w:rsid w:val="0028686D"/>
    <w:rsid w:val="0029355D"/>
    <w:rsid w:val="002C0611"/>
    <w:rsid w:val="002C289E"/>
    <w:rsid w:val="002D51C3"/>
    <w:rsid w:val="002E364D"/>
    <w:rsid w:val="002F53EC"/>
    <w:rsid w:val="0031291F"/>
    <w:rsid w:val="00316DD0"/>
    <w:rsid w:val="00322016"/>
    <w:rsid w:val="003233ED"/>
    <w:rsid w:val="003247B5"/>
    <w:rsid w:val="00327C2C"/>
    <w:rsid w:val="00334037"/>
    <w:rsid w:val="00334A1E"/>
    <w:rsid w:val="003405E2"/>
    <w:rsid w:val="00345CAD"/>
    <w:rsid w:val="00367510"/>
    <w:rsid w:val="00367CD6"/>
    <w:rsid w:val="0038408B"/>
    <w:rsid w:val="00391D38"/>
    <w:rsid w:val="003924F1"/>
    <w:rsid w:val="003943FC"/>
    <w:rsid w:val="003B2D12"/>
    <w:rsid w:val="003C1773"/>
    <w:rsid w:val="003E7070"/>
    <w:rsid w:val="00407A0B"/>
    <w:rsid w:val="00413735"/>
    <w:rsid w:val="004305F1"/>
    <w:rsid w:val="0043177E"/>
    <w:rsid w:val="00437984"/>
    <w:rsid w:val="0044136B"/>
    <w:rsid w:val="004419FE"/>
    <w:rsid w:val="004458AC"/>
    <w:rsid w:val="00450034"/>
    <w:rsid w:val="00460A60"/>
    <w:rsid w:val="004737C6"/>
    <w:rsid w:val="00480C69"/>
    <w:rsid w:val="00490315"/>
    <w:rsid w:val="00492EEE"/>
    <w:rsid w:val="004A1575"/>
    <w:rsid w:val="004B3D5A"/>
    <w:rsid w:val="004E7002"/>
    <w:rsid w:val="004E7D97"/>
    <w:rsid w:val="004F116E"/>
    <w:rsid w:val="004F5C9A"/>
    <w:rsid w:val="005278AE"/>
    <w:rsid w:val="00532704"/>
    <w:rsid w:val="00546FE8"/>
    <w:rsid w:val="00550BF0"/>
    <w:rsid w:val="005538E2"/>
    <w:rsid w:val="00555095"/>
    <w:rsid w:val="00557766"/>
    <w:rsid w:val="005601F9"/>
    <w:rsid w:val="0056383A"/>
    <w:rsid w:val="00567895"/>
    <w:rsid w:val="005713F1"/>
    <w:rsid w:val="00575ABC"/>
    <w:rsid w:val="0059029D"/>
    <w:rsid w:val="005A2125"/>
    <w:rsid w:val="005A3164"/>
    <w:rsid w:val="005A6EBF"/>
    <w:rsid w:val="005D4574"/>
    <w:rsid w:val="005E0D61"/>
    <w:rsid w:val="005E4249"/>
    <w:rsid w:val="005F76B0"/>
    <w:rsid w:val="005F7B7B"/>
    <w:rsid w:val="0060018C"/>
    <w:rsid w:val="00614A09"/>
    <w:rsid w:val="00615273"/>
    <w:rsid w:val="006159DF"/>
    <w:rsid w:val="00615A5B"/>
    <w:rsid w:val="00622E4E"/>
    <w:rsid w:val="00635EEE"/>
    <w:rsid w:val="00637BC8"/>
    <w:rsid w:val="006405E8"/>
    <w:rsid w:val="0064260A"/>
    <w:rsid w:val="006435FD"/>
    <w:rsid w:val="00656CC1"/>
    <w:rsid w:val="006729EA"/>
    <w:rsid w:val="00681BB4"/>
    <w:rsid w:val="00692CD9"/>
    <w:rsid w:val="006930BF"/>
    <w:rsid w:val="00693FE3"/>
    <w:rsid w:val="006C0058"/>
    <w:rsid w:val="006D67F8"/>
    <w:rsid w:val="006E10DF"/>
    <w:rsid w:val="0071435F"/>
    <w:rsid w:val="00725A7A"/>
    <w:rsid w:val="007327B1"/>
    <w:rsid w:val="007369B6"/>
    <w:rsid w:val="00764ACF"/>
    <w:rsid w:val="00767A43"/>
    <w:rsid w:val="00767E13"/>
    <w:rsid w:val="007705B3"/>
    <w:rsid w:val="0077597B"/>
    <w:rsid w:val="00784B80"/>
    <w:rsid w:val="007A29F7"/>
    <w:rsid w:val="007A3202"/>
    <w:rsid w:val="007A5D65"/>
    <w:rsid w:val="007B7857"/>
    <w:rsid w:val="007E5653"/>
    <w:rsid w:val="008207BD"/>
    <w:rsid w:val="00866093"/>
    <w:rsid w:val="008717C4"/>
    <w:rsid w:val="008719E7"/>
    <w:rsid w:val="00872DD1"/>
    <w:rsid w:val="00883C80"/>
    <w:rsid w:val="008C1184"/>
    <w:rsid w:val="008D639E"/>
    <w:rsid w:val="008E5F47"/>
    <w:rsid w:val="008F7CF1"/>
    <w:rsid w:val="00902DF3"/>
    <w:rsid w:val="00925EAE"/>
    <w:rsid w:val="00927365"/>
    <w:rsid w:val="0093210C"/>
    <w:rsid w:val="00933F48"/>
    <w:rsid w:val="00941BD3"/>
    <w:rsid w:val="009573D2"/>
    <w:rsid w:val="00961E0F"/>
    <w:rsid w:val="009648F5"/>
    <w:rsid w:val="0098077F"/>
    <w:rsid w:val="00990259"/>
    <w:rsid w:val="00991E8F"/>
    <w:rsid w:val="009B02DC"/>
    <w:rsid w:val="009B1115"/>
    <w:rsid w:val="009B2D2C"/>
    <w:rsid w:val="009B741A"/>
    <w:rsid w:val="009B7B0B"/>
    <w:rsid w:val="009D5EEC"/>
    <w:rsid w:val="009E3D47"/>
    <w:rsid w:val="00A02E04"/>
    <w:rsid w:val="00A26B5A"/>
    <w:rsid w:val="00A26DE5"/>
    <w:rsid w:val="00A36EB5"/>
    <w:rsid w:val="00A54015"/>
    <w:rsid w:val="00A560B0"/>
    <w:rsid w:val="00A63170"/>
    <w:rsid w:val="00A74A38"/>
    <w:rsid w:val="00A82F64"/>
    <w:rsid w:val="00A848C8"/>
    <w:rsid w:val="00AA1158"/>
    <w:rsid w:val="00AA4B0B"/>
    <w:rsid w:val="00AB5B55"/>
    <w:rsid w:val="00AC44C2"/>
    <w:rsid w:val="00AC5FCE"/>
    <w:rsid w:val="00AC7984"/>
    <w:rsid w:val="00AD396A"/>
    <w:rsid w:val="00AE31D3"/>
    <w:rsid w:val="00B01A8D"/>
    <w:rsid w:val="00B02A49"/>
    <w:rsid w:val="00B05F8C"/>
    <w:rsid w:val="00B12C6D"/>
    <w:rsid w:val="00B1321A"/>
    <w:rsid w:val="00B16350"/>
    <w:rsid w:val="00B23EAF"/>
    <w:rsid w:val="00B70E45"/>
    <w:rsid w:val="00B72C89"/>
    <w:rsid w:val="00B978D9"/>
    <w:rsid w:val="00BC741D"/>
    <w:rsid w:val="00BD3F80"/>
    <w:rsid w:val="00BE2D5B"/>
    <w:rsid w:val="00BE376D"/>
    <w:rsid w:val="00BF4E2C"/>
    <w:rsid w:val="00BF679C"/>
    <w:rsid w:val="00C00738"/>
    <w:rsid w:val="00C055D8"/>
    <w:rsid w:val="00C13DCF"/>
    <w:rsid w:val="00C154C3"/>
    <w:rsid w:val="00C24EBD"/>
    <w:rsid w:val="00C276B9"/>
    <w:rsid w:val="00C3579B"/>
    <w:rsid w:val="00C43EE3"/>
    <w:rsid w:val="00CE4C76"/>
    <w:rsid w:val="00CF7575"/>
    <w:rsid w:val="00D024C5"/>
    <w:rsid w:val="00D10107"/>
    <w:rsid w:val="00D16EB5"/>
    <w:rsid w:val="00D25370"/>
    <w:rsid w:val="00D276AA"/>
    <w:rsid w:val="00D342DF"/>
    <w:rsid w:val="00D47544"/>
    <w:rsid w:val="00D707FE"/>
    <w:rsid w:val="00D717AD"/>
    <w:rsid w:val="00D80154"/>
    <w:rsid w:val="00D848A4"/>
    <w:rsid w:val="00D8638E"/>
    <w:rsid w:val="00D90B8C"/>
    <w:rsid w:val="00DA242A"/>
    <w:rsid w:val="00DA3E84"/>
    <w:rsid w:val="00DA47E4"/>
    <w:rsid w:val="00DB1111"/>
    <w:rsid w:val="00DC27B6"/>
    <w:rsid w:val="00DC4C3B"/>
    <w:rsid w:val="00DD142F"/>
    <w:rsid w:val="00DD497C"/>
    <w:rsid w:val="00E02F91"/>
    <w:rsid w:val="00E05E67"/>
    <w:rsid w:val="00E13F10"/>
    <w:rsid w:val="00E15F19"/>
    <w:rsid w:val="00E6701E"/>
    <w:rsid w:val="00E75541"/>
    <w:rsid w:val="00E8026C"/>
    <w:rsid w:val="00E828A0"/>
    <w:rsid w:val="00E926B8"/>
    <w:rsid w:val="00EA69B6"/>
    <w:rsid w:val="00EA6D74"/>
    <w:rsid w:val="00EC2FD9"/>
    <w:rsid w:val="00EC3938"/>
    <w:rsid w:val="00EC6D2C"/>
    <w:rsid w:val="00ED0491"/>
    <w:rsid w:val="00ED68FA"/>
    <w:rsid w:val="00ED702D"/>
    <w:rsid w:val="00EF0D0D"/>
    <w:rsid w:val="00EF6463"/>
    <w:rsid w:val="00F32212"/>
    <w:rsid w:val="00F362F1"/>
    <w:rsid w:val="00F40710"/>
    <w:rsid w:val="00F55909"/>
    <w:rsid w:val="00F55D36"/>
    <w:rsid w:val="00F6552A"/>
    <w:rsid w:val="00F9277F"/>
    <w:rsid w:val="00FA2AF7"/>
    <w:rsid w:val="00FA7F3D"/>
    <w:rsid w:val="00FB3A30"/>
    <w:rsid w:val="00FC7C81"/>
    <w:rsid w:val="00FD1612"/>
    <w:rsid w:val="00FE6652"/>
    <w:rsid w:val="00FE76A0"/>
    <w:rsid w:val="00FF6285"/>
    <w:rsid w:val="073FF218"/>
    <w:rsid w:val="0C7F3651"/>
    <w:rsid w:val="36FF16B6"/>
    <w:rsid w:val="3EEDC8E4"/>
    <w:rsid w:val="47FD8902"/>
    <w:rsid w:val="4FFF026D"/>
    <w:rsid w:val="5DFFF3DD"/>
    <w:rsid w:val="5F9F1CAF"/>
    <w:rsid w:val="5FA51F94"/>
    <w:rsid w:val="5FCB14CF"/>
    <w:rsid w:val="5FF7C1A0"/>
    <w:rsid w:val="63FC18BE"/>
    <w:rsid w:val="64FE6A8C"/>
    <w:rsid w:val="6B9E5CE3"/>
    <w:rsid w:val="6FFFCC98"/>
    <w:rsid w:val="71FDCD8A"/>
    <w:rsid w:val="779EE643"/>
    <w:rsid w:val="7ABF618B"/>
    <w:rsid w:val="7BF24901"/>
    <w:rsid w:val="7DF723B1"/>
    <w:rsid w:val="7F5E0500"/>
    <w:rsid w:val="7F7CB546"/>
    <w:rsid w:val="7FB84BB4"/>
    <w:rsid w:val="7FD1DF7C"/>
    <w:rsid w:val="7FFB0222"/>
    <w:rsid w:val="7FFD0BCF"/>
    <w:rsid w:val="9EEF4DEB"/>
    <w:rsid w:val="9F771B4E"/>
    <w:rsid w:val="A9DCDB2E"/>
    <w:rsid w:val="ACEE57AB"/>
    <w:rsid w:val="ADE89F74"/>
    <w:rsid w:val="B3E7BE35"/>
    <w:rsid w:val="B7BFDF89"/>
    <w:rsid w:val="BB965921"/>
    <w:rsid w:val="BB9BD6EA"/>
    <w:rsid w:val="BFBE1E7D"/>
    <w:rsid w:val="BFFFA057"/>
    <w:rsid w:val="D64BFAA9"/>
    <w:rsid w:val="D7F8F53A"/>
    <w:rsid w:val="DDEF1F6E"/>
    <w:rsid w:val="E5EEBD06"/>
    <w:rsid w:val="E96E5CD9"/>
    <w:rsid w:val="EEEDF086"/>
    <w:rsid w:val="EEFF9272"/>
    <w:rsid w:val="FCAA4A2B"/>
    <w:rsid w:val="FD7E9DFD"/>
    <w:rsid w:val="FF7E2980"/>
    <w:rsid w:val="FF7F3057"/>
    <w:rsid w:val="FFBFDCF6"/>
    <w:rsid w:val="FFCC4614"/>
    <w:rsid w:val="FFEB89F4"/>
    <w:rsid w:val="FFEE7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3EE077E5-AF8C-480E-95D5-332509E37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Default Paragraph Font"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pPr>
      <w:jc w:val="left"/>
    </w:pPr>
  </w:style>
  <w:style w:type="paragraph" w:styleId="BalloonText">
    <w:name w:val="Balloon Text"/>
    <w:basedOn w:val="Normal"/>
    <w:link w:val="BalloonTextChar"/>
    <w:rPr>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rPr>
      <w:b/>
      <w:bCs/>
    </w:rPr>
  </w:style>
  <w:style w:type="table" w:styleId="TableGrid">
    <w:name w:val="Table Grid"/>
    <w:basedOn w:val="TableNormal"/>
    <w:rPr>
      <w:rFonts w:ascii="DengXian" w:eastAsia="DengXian" w:hAnsi="DengXian" w:cs="DengXian" w:hint="eastAsia"/>
      <w:kern w:val="2"/>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Hyperlink">
    <w:name w:val="Hyperlink"/>
    <w:basedOn w:val="DefaultParagraphFont"/>
    <w:uiPriority w:val="99"/>
    <w:unhideWhenUsed/>
    <w:rPr>
      <w:color w:val="0000FF"/>
      <w:u w:val="single"/>
    </w:rPr>
  </w:style>
  <w:style w:type="character" w:styleId="CommentReference">
    <w:name w:val="annotation reference"/>
    <w:basedOn w:val="DefaultParagraphFont"/>
    <w:uiPriority w:val="99"/>
    <w:rPr>
      <w:sz w:val="21"/>
      <w:szCs w:val="21"/>
    </w:rPr>
  </w:style>
  <w:style w:type="character" w:customStyle="1" w:styleId="CommentTextChar">
    <w:name w:val="Comment Text Char"/>
    <w:basedOn w:val="DefaultParagraphFont"/>
    <w:link w:val="CommentText"/>
    <w:uiPriority w:val="99"/>
    <w:rPr>
      <w:kern w:val="2"/>
      <w:sz w:val="21"/>
      <w:szCs w:val="24"/>
    </w:rPr>
  </w:style>
  <w:style w:type="character" w:customStyle="1" w:styleId="CommentSubjectChar">
    <w:name w:val="Comment Subject Char"/>
    <w:basedOn w:val="CommentTextChar"/>
    <w:link w:val="CommentSubject"/>
    <w:rPr>
      <w:b/>
      <w:bCs/>
      <w:kern w:val="2"/>
      <w:sz w:val="21"/>
      <w:szCs w:val="24"/>
    </w:rPr>
  </w:style>
  <w:style w:type="paragraph" w:customStyle="1" w:styleId="EndNoteBibliographyTitle">
    <w:name w:val="EndNote Bibliography Title"/>
    <w:basedOn w:val="Normal"/>
    <w:link w:val="EndNoteBibliographyTitle0"/>
    <w:pPr>
      <w:jc w:val="center"/>
    </w:pPr>
    <w:rPr>
      <w:rFonts w:ascii="Calibri" w:hAnsi="Calibri" w:cs="Calibri"/>
      <w:sz w:val="20"/>
    </w:rPr>
  </w:style>
  <w:style w:type="character" w:customStyle="1" w:styleId="EndNoteBibliographyTitle0">
    <w:name w:val="EndNote Bibliography Title 字符"/>
    <w:basedOn w:val="DefaultParagraphFont"/>
    <w:link w:val="EndNoteBibliographyTitle"/>
    <w:rPr>
      <w:rFonts w:ascii="Calibri" w:eastAsiaTheme="minorEastAsia" w:hAnsi="Calibri" w:cs="Calibri"/>
      <w:kern w:val="2"/>
      <w:szCs w:val="24"/>
    </w:rPr>
  </w:style>
  <w:style w:type="paragraph" w:customStyle="1" w:styleId="EndNoteBibliography">
    <w:name w:val="EndNote Bibliography"/>
    <w:basedOn w:val="Normal"/>
    <w:link w:val="EndNoteBibliography0"/>
    <w:rPr>
      <w:rFonts w:ascii="Calibri" w:hAnsi="Calibri" w:cs="Calibri"/>
      <w:sz w:val="20"/>
    </w:rPr>
  </w:style>
  <w:style w:type="character" w:customStyle="1" w:styleId="EndNoteBibliography0">
    <w:name w:val="EndNote Bibliography 字符"/>
    <w:basedOn w:val="DefaultParagraphFont"/>
    <w:link w:val="EndNoteBibliography"/>
    <w:rPr>
      <w:rFonts w:ascii="Calibri" w:eastAsiaTheme="minorEastAsia" w:hAnsi="Calibri" w:cs="Calibri"/>
      <w:kern w:val="2"/>
      <w:szCs w:val="24"/>
    </w:rPr>
  </w:style>
  <w:style w:type="character" w:customStyle="1" w:styleId="HeaderChar">
    <w:name w:val="Header Char"/>
    <w:basedOn w:val="DefaultParagraphFont"/>
    <w:link w:val="Header"/>
    <w:rPr>
      <w:rFonts w:asciiTheme="minorHAnsi" w:eastAsiaTheme="minorEastAsia" w:hAnsiTheme="minorHAnsi" w:cstheme="minorBidi"/>
      <w:kern w:val="2"/>
      <w:sz w:val="18"/>
      <w:szCs w:val="18"/>
    </w:rPr>
  </w:style>
  <w:style w:type="character" w:customStyle="1" w:styleId="FooterChar">
    <w:name w:val="Footer Char"/>
    <w:basedOn w:val="DefaultParagraphFont"/>
    <w:link w:val="Footer"/>
    <w:rPr>
      <w:rFonts w:asciiTheme="minorHAnsi" w:eastAsiaTheme="minorEastAsia" w:hAnsiTheme="minorHAnsi" w:cstheme="minorBidi"/>
      <w:kern w:val="2"/>
      <w:sz w:val="18"/>
      <w:szCs w:val="18"/>
    </w:rPr>
  </w:style>
  <w:style w:type="character" w:customStyle="1" w:styleId="BalloonTextChar">
    <w:name w:val="Balloon Text Char"/>
    <w:basedOn w:val="DefaultParagraphFont"/>
    <w:link w:val="BalloonText"/>
    <w:rPr>
      <w:rFonts w:asciiTheme="minorHAnsi" w:eastAsiaTheme="minorEastAsia" w:hAnsiTheme="minorHAnsi" w:cstheme="minorBidi"/>
      <w:kern w:val="2"/>
      <w:sz w:val="18"/>
      <w:szCs w:val="18"/>
    </w:rPr>
  </w:style>
  <w:style w:type="paragraph" w:styleId="ListParagraph">
    <w:name w:val="List Paragraph"/>
    <w:basedOn w:val="Normal"/>
    <w:uiPriority w:val="99"/>
    <w:unhideWhenUsed/>
    <w:pPr>
      <w:ind w:firstLineChars="200" w:firstLine="420"/>
    </w:pPr>
  </w:style>
  <w:style w:type="paragraph" w:customStyle="1" w:styleId="1">
    <w:name w:val="修订1"/>
    <w:hidden/>
    <w:uiPriority w:val="99"/>
    <w:unhideWhenUsed/>
    <w:rPr>
      <w:rFonts w:asciiTheme="minorHAnsi" w:eastAsiaTheme="minorEastAsia" w:hAnsiTheme="minorHAnsi" w:cstheme="minorBidi"/>
      <w:kern w:val="2"/>
      <w:sz w:val="21"/>
      <w:szCs w:val="24"/>
    </w:rPr>
  </w:style>
  <w:style w:type="paragraph" w:customStyle="1" w:styleId="2">
    <w:name w:val="修订2"/>
    <w:hidden/>
    <w:uiPriority w:val="99"/>
    <w:semiHidden/>
    <w:rPr>
      <w:rFonts w:asciiTheme="minorHAnsi" w:eastAsiaTheme="minorEastAsia" w:hAnsiTheme="minorHAnsi" w:cstheme="minorBidi"/>
      <w:kern w:val="2"/>
      <w:sz w:val="21"/>
      <w:szCs w:val="24"/>
    </w:rPr>
  </w:style>
  <w:style w:type="character" w:customStyle="1" w:styleId="identifier">
    <w:name w:val="identifier"/>
    <w:basedOn w:val="DefaultParagraphFont"/>
  </w:style>
  <w:style w:type="character" w:customStyle="1" w:styleId="id-label">
    <w:name w:val="id-label"/>
    <w:basedOn w:val="DefaultParagraphFont"/>
  </w:style>
  <w:style w:type="paragraph" w:customStyle="1" w:styleId="3">
    <w:name w:val="修订3"/>
    <w:hidden/>
    <w:uiPriority w:val="99"/>
    <w:unhideWhenUsed/>
    <w:rPr>
      <w:rFonts w:asciiTheme="minorHAnsi" w:eastAsiaTheme="minorEastAsia" w:hAnsiTheme="minorHAnsi" w:cstheme="minorBidi"/>
      <w:kern w:val="2"/>
      <w:sz w:val="21"/>
      <w:szCs w:val="24"/>
    </w:rPr>
  </w:style>
  <w:style w:type="paragraph" w:customStyle="1" w:styleId="4">
    <w:name w:val="修订4"/>
    <w:hidden/>
    <w:uiPriority w:val="99"/>
    <w:unhideWhenUsed/>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E29BAAE-46D0-4720-98E2-A6F96B0AB54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6364</Words>
  <Characters>38049</Characters>
  <Application>Microsoft Office Word</Application>
  <DocSecurity>0</DocSecurity>
  <Lines>760</Lines>
  <Paragraphs>225</Paragraphs>
  <ScaleCrop>false</ScaleCrop>
  <Company/>
  <LinksUpToDate>false</LinksUpToDate>
  <CharactersWithSpaces>44217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唯丽丽儿</dc:creator>
  <cp:lastModifiedBy>Chen, Xi</cp:lastModifiedBy>
  <cp:revision>3</cp:revision>
  <dcterms:created xsi:type="dcterms:W3CDTF">2026-03-08T03:47:00Z</dcterms:created>
  <dcterms:modified xsi:type="dcterms:W3CDTF">2026-03-08T03:47:00Z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2F0FEB2E19EBA6D9321C7C69985A12E5_43</vt:lpwstr>
  </property>
</Properties>
</file>